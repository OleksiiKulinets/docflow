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697"/>
        <w:tblW w:w="0" w:type="auto"/>
        <w:tblLook w:val="0000" w:firstRow="0" w:lastRow="0" w:firstColumn="0" w:lastColumn="0" w:noHBand="0" w:noVBand="0"/>
      </w:tblPr>
      <w:tblGrid>
        <w:gridCol w:w="6611"/>
        <w:gridCol w:w="3109"/>
      </w:tblGrid>
      <w:tr w:rsidR="004F3A92" w:rsidRPr="00F30F13" w:rsidTr="004F3A92">
        <w:trPr>
          <w:trHeight w:val="1597"/>
        </w:trPr>
        <w:tc>
          <w:tcPr>
            <w:tcW w:w="6611" w:type="dxa"/>
          </w:tcPr>
          <w:p w:rsidR="004F3A92" w:rsidRPr="00F30F13" w:rsidRDefault="004F3A92" w:rsidP="004F3A92">
            <w:pPr>
              <w:tabs>
                <w:tab w:val="left" w:pos="300"/>
                <w:tab w:val="center" w:pos="4153"/>
                <w:tab w:val="center" w:pos="4833"/>
                <w:tab w:val="right" w:pos="8306"/>
              </w:tabs>
              <w:spacing w:line="192" w:lineRule="auto"/>
              <w:contextualSpacing/>
              <w:rPr>
                <w:b/>
                <w:sz w:val="40"/>
                <w:szCs w:val="40"/>
                <w:vertAlign w:val="subscript"/>
                <w:lang w:val="uk-UA"/>
              </w:rPr>
            </w:pPr>
            <w:r w:rsidRPr="00F30F13">
              <w:rPr>
                <w:b/>
                <w:sz w:val="40"/>
                <w:szCs w:val="40"/>
                <w:vertAlign w:val="subscript"/>
                <w:lang w:val="uk-UA"/>
              </w:rPr>
              <w:t>Акціонерне товариство</w:t>
            </w:r>
            <w:r w:rsidRPr="00F30F13">
              <w:rPr>
                <w:b/>
                <w:sz w:val="40"/>
                <w:szCs w:val="40"/>
                <w:vertAlign w:val="subscript"/>
                <w:lang w:val="uk-UA"/>
              </w:rPr>
              <w:br/>
              <w:t>«Державний ощадний банк України»</w:t>
            </w:r>
          </w:p>
          <w:p w:rsidR="006C70C9" w:rsidRPr="00F30F13" w:rsidRDefault="006C70C9" w:rsidP="004F3A92">
            <w:pPr>
              <w:tabs>
                <w:tab w:val="left" w:pos="300"/>
                <w:tab w:val="center" w:pos="4153"/>
                <w:tab w:val="center" w:pos="4833"/>
                <w:tab w:val="right" w:pos="8306"/>
              </w:tabs>
              <w:spacing w:line="192" w:lineRule="auto"/>
              <w:contextualSpacing/>
              <w:rPr>
                <w:b/>
                <w:sz w:val="40"/>
                <w:szCs w:val="40"/>
                <w:vertAlign w:val="subscript"/>
                <w:lang w:val="uk-UA"/>
              </w:rPr>
            </w:pPr>
          </w:p>
        </w:tc>
        <w:tc>
          <w:tcPr>
            <w:tcW w:w="3109" w:type="dxa"/>
          </w:tcPr>
          <w:p w:rsidR="004F3A92" w:rsidRPr="00F30F13" w:rsidRDefault="00936797" w:rsidP="004F3A92">
            <w:pPr>
              <w:rPr>
                <w:sz w:val="22"/>
                <w:szCs w:val="22"/>
                <w:vertAlign w:val="subscript"/>
                <w:lang w:val="uk-UA"/>
              </w:rPr>
            </w:pPr>
            <w:r w:rsidRPr="00F30F13">
              <w:rPr>
                <w:b/>
                <w:noProof/>
                <w:sz w:val="22"/>
                <w:szCs w:val="22"/>
                <w:lang w:val="uk-UA" w:eastAsia="uk-UA"/>
              </w:rPr>
              <mc:AlternateContent>
                <mc:Choice Requires="wps">
                  <w:drawing>
                    <wp:anchor distT="4294967295" distB="4294967295" distL="114300" distR="114300" simplePos="0" relativeHeight="251660288" behindDoc="0" locked="0" layoutInCell="1" allowOverlap="1" wp14:anchorId="66E67A21" wp14:editId="32E81F7A">
                      <wp:simplePos x="0" y="0"/>
                      <wp:positionH relativeFrom="margin">
                        <wp:posOffset>-4780915</wp:posOffset>
                      </wp:positionH>
                      <wp:positionV relativeFrom="paragraph">
                        <wp:posOffset>922020</wp:posOffset>
                      </wp:positionV>
                      <wp:extent cx="6734175" cy="45719"/>
                      <wp:effectExtent l="0" t="19050" r="47625" b="50165"/>
                      <wp:wrapNone/>
                      <wp:docPr id="10" name="Пряма зі стрілкою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34175" cy="45719"/>
                              </a:xfrm>
                              <a:prstGeom prst="straightConnector1">
                                <a:avLst/>
                              </a:prstGeom>
                              <a:noFill/>
                              <a:ln w="63500">
                                <a:solidFill>
                                  <a:srgbClr val="DCE1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BCB0C8" id="_x0000_t32" coordsize="21600,21600" o:spt="32" o:oned="t" path="m,l21600,21600e" filled="f">
                      <v:path arrowok="t" fillok="f" o:connecttype="none"/>
                      <o:lock v:ext="edit" shapetype="t"/>
                    </v:shapetype>
                    <v:shape id="Пряма зі стрілкою 10" o:spid="_x0000_s1026" type="#_x0000_t32" style="position:absolute;margin-left:-376.45pt;margin-top:72.6pt;width:530.25pt;height:3.6pt;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" strokecolor="#dce123" strokeweight="5pt">
                      <w10:wrap anchorx="margin"/>
                    </v:shape>
                  </w:pict>
                </mc:Fallback>
              </mc:AlternateContent>
            </w:r>
            <w:r w:rsidR="004F3A92" w:rsidRPr="00F30F13">
              <w:rPr>
                <w:noProof/>
                <w:sz w:val="22"/>
                <w:szCs w:val="22"/>
                <w:lang w:val="uk-UA" w:eastAsia="uk-UA"/>
              </w:rPr>
              <w:drawing>
                <wp:anchor distT="0" distB="0" distL="114300" distR="114300" simplePos="0" relativeHeight="251659264" behindDoc="0" locked="0" layoutInCell="1" allowOverlap="0" wp14:anchorId="0E0C5CD8" wp14:editId="0B5295ED">
                  <wp:simplePos x="0" y="0"/>
                  <wp:positionH relativeFrom="page">
                    <wp:posOffset>512445</wp:posOffset>
                  </wp:positionH>
                  <wp:positionV relativeFrom="page">
                    <wp:posOffset>14605</wp:posOffset>
                  </wp:positionV>
                  <wp:extent cx="1583690" cy="795020"/>
                  <wp:effectExtent l="0" t="0" r="0" b="508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3690" cy="7950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936797" w:rsidRPr="00F30F13" w:rsidRDefault="00936797" w:rsidP="00936797">
      <w:pPr>
        <w:jc w:val="right"/>
        <w:rPr>
          <w:b/>
          <w:i/>
          <w:sz w:val="22"/>
          <w:szCs w:val="22"/>
          <w:lang w:val="uk-UA"/>
        </w:rPr>
      </w:pPr>
      <w:r w:rsidRPr="00F30F13">
        <w:rPr>
          <w:b/>
          <w:i/>
          <w:sz w:val="22"/>
          <w:szCs w:val="22"/>
          <w:lang w:val="uk-UA"/>
        </w:rPr>
        <w:t xml:space="preserve">Додаток 7 </w:t>
      </w:r>
    </w:p>
    <w:p w:rsidR="00936797" w:rsidRPr="00F30F13" w:rsidRDefault="00936797" w:rsidP="00936797">
      <w:pPr>
        <w:jc w:val="right"/>
        <w:rPr>
          <w:b/>
          <w:i/>
          <w:sz w:val="22"/>
          <w:szCs w:val="22"/>
          <w:lang w:val="uk-UA"/>
        </w:rPr>
      </w:pPr>
      <w:r w:rsidRPr="00F30F13">
        <w:rPr>
          <w:b/>
          <w:i/>
          <w:sz w:val="22"/>
          <w:szCs w:val="22"/>
          <w:lang w:val="uk-UA"/>
        </w:rPr>
        <w:t>до Банківського продукту «Автокредит»</w:t>
      </w:r>
    </w:p>
    <w:p w:rsidR="006917F1" w:rsidRPr="00F30F13" w:rsidRDefault="006917F1" w:rsidP="006917F1">
      <w:pPr>
        <w:pStyle w:val="ad"/>
        <w:spacing w:after="60"/>
        <w:ind w:right="281" w:firstLine="0"/>
        <w:jc w:val="right"/>
        <w:rPr>
          <w:b/>
          <w:i/>
          <w:sz w:val="22"/>
          <w:szCs w:val="22"/>
        </w:rPr>
      </w:pPr>
    </w:p>
    <w:p w:rsidR="006917F1" w:rsidRPr="00F30F13" w:rsidRDefault="006917F1" w:rsidP="00011A26">
      <w:pPr>
        <w:jc w:val="right"/>
        <w:rPr>
          <w:b/>
          <w:i/>
          <w:sz w:val="22"/>
          <w:szCs w:val="22"/>
          <w:lang w:val="x-none"/>
        </w:rPr>
      </w:pPr>
    </w:p>
    <w:tbl>
      <w:tblPr>
        <w:tblpPr w:leftFromText="180" w:rightFromText="180" w:vertAnchor="page" w:horzAnchor="margin" w:tblpY="36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18"/>
        <w:gridCol w:w="1875"/>
        <w:gridCol w:w="1875"/>
        <w:gridCol w:w="2299"/>
      </w:tblGrid>
      <w:tr w:rsidR="00C4686F" w:rsidRPr="00F30F13" w:rsidTr="00C4686F">
        <w:tc>
          <w:tcPr>
            <w:tcW w:w="9710" w:type="dxa"/>
            <w:gridSpan w:val="5"/>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 xml:space="preserve">Документ в редакції, затвердженій </w:t>
            </w:r>
            <w:r w:rsidRPr="00F30F13">
              <w:rPr>
                <w:rFonts w:eastAsia="Calibri"/>
                <w:b/>
                <w:sz w:val="22"/>
                <w:szCs w:val="22"/>
                <w:lang w:val="uk-UA" w:eastAsia="x-none"/>
              </w:rPr>
              <w:t>постановою правління від 22.11.2019 р., №786</w:t>
            </w:r>
            <w:r w:rsidRPr="00F30F13">
              <w:rPr>
                <w:rFonts w:eastAsia="Calibri"/>
                <w:sz w:val="22"/>
                <w:szCs w:val="22"/>
                <w:lang w:val="uk-UA" w:eastAsia="x-none"/>
              </w:rPr>
              <w:t xml:space="preserve"> зі змінами та доповненнями, внесеними </w:t>
            </w:r>
          </w:p>
        </w:tc>
      </w:tr>
      <w:tr w:rsidR="00C4686F" w:rsidRPr="00F30F13" w:rsidTr="00C4686F">
        <w:trPr>
          <w:trHeight w:val="606"/>
        </w:trPr>
        <w:tc>
          <w:tcPr>
            <w:tcW w:w="3661" w:type="dxa"/>
            <w:gridSpan w:val="2"/>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Постановами правління АТ «Ощадбанк»</w:t>
            </w:r>
          </w:p>
        </w:tc>
        <w:tc>
          <w:tcPr>
            <w:tcW w:w="6049" w:type="dxa"/>
            <w:gridSpan w:val="3"/>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Рішеннями кредитного комітету з роздрібного бізнесу АТ «Ощадбанк»</w:t>
            </w:r>
          </w:p>
        </w:tc>
      </w:tr>
      <w:tr w:rsidR="00C4686F" w:rsidRPr="00F30F13" w:rsidTr="00C4686F">
        <w:tc>
          <w:tcPr>
            <w:tcW w:w="1843" w:type="dxa"/>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Дата</w:t>
            </w:r>
          </w:p>
        </w:tc>
        <w:tc>
          <w:tcPr>
            <w:tcW w:w="1818" w:type="dxa"/>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w:t>
            </w:r>
          </w:p>
        </w:tc>
        <w:tc>
          <w:tcPr>
            <w:tcW w:w="1875" w:type="dxa"/>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Дата</w:t>
            </w:r>
          </w:p>
        </w:tc>
        <w:tc>
          <w:tcPr>
            <w:tcW w:w="1875" w:type="dxa"/>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 протоколу</w:t>
            </w:r>
          </w:p>
        </w:tc>
        <w:tc>
          <w:tcPr>
            <w:tcW w:w="2299" w:type="dxa"/>
            <w:tcBorders>
              <w:top w:val="single" w:sz="4" w:space="0" w:color="auto"/>
              <w:left w:val="single" w:sz="4" w:space="0" w:color="auto"/>
              <w:bottom w:val="single" w:sz="4" w:space="0" w:color="auto"/>
              <w:right w:val="single" w:sz="4" w:space="0" w:color="auto"/>
            </w:tcBorders>
            <w:hideMark/>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 питання</w:t>
            </w: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w:t>
            </w: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16.01.2020</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18.02.2020</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12/1</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w:t>
            </w: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09.04.2020</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26</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w:t>
            </w: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12.08.2020</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01.10.2020</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22.04.2021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10.06.2021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17.06.2021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13.07.2021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10.08.2021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68</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4</w:t>
            </w:r>
          </w:p>
        </w:tc>
      </w:tr>
      <w:tr w:rsidR="00C4686F" w:rsidRPr="00F30F13" w:rsidTr="00C4686F">
        <w:trPr>
          <w:trHeight w:val="201"/>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23.09.2021</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82/1</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w:t>
            </w:r>
          </w:p>
        </w:tc>
      </w:tr>
      <w:tr w:rsidR="00C4686F" w:rsidRPr="00F30F13" w:rsidTr="00C4686F">
        <w:trPr>
          <w:trHeight w:val="436"/>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19.04.2022</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23</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w:t>
            </w:r>
          </w:p>
        </w:tc>
      </w:tr>
      <w:tr w:rsidR="00C4686F"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13.09.2022</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C4686F"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19.12.2022</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24-2-E</w:t>
            </w: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3</w:t>
            </w:r>
          </w:p>
        </w:tc>
      </w:tr>
      <w:tr w:rsidR="00C4686F"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28.</w:t>
            </w:r>
            <w:r w:rsidR="00F971C1" w:rsidRPr="00F30F13">
              <w:rPr>
                <w:rFonts w:eastAsia="Calibri"/>
                <w:sz w:val="22"/>
                <w:szCs w:val="22"/>
                <w:lang w:val="uk-UA" w:eastAsia="x-none"/>
              </w:rPr>
              <w:t>02</w:t>
            </w:r>
            <w:r w:rsidRPr="00F30F13">
              <w:rPr>
                <w:rFonts w:eastAsia="Calibri"/>
                <w:sz w:val="22"/>
                <w:szCs w:val="22"/>
                <w:lang w:val="uk-UA" w:eastAsia="x-none"/>
              </w:rPr>
              <w:t>.2023</w:t>
            </w:r>
          </w:p>
        </w:tc>
        <w:tc>
          <w:tcPr>
            <w:tcW w:w="1875"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C4686F" w:rsidRPr="00F30F13" w:rsidRDefault="00C4686F"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B9603A"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B9603A" w:rsidRPr="00F30F13" w:rsidRDefault="00B9603A"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B9603A" w:rsidRPr="00F30F13" w:rsidRDefault="00B9603A" w:rsidP="00C4686F">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B9603A" w:rsidRPr="00F30F13" w:rsidRDefault="00B9603A" w:rsidP="00C4686F">
            <w:pPr>
              <w:widowControl w:val="0"/>
              <w:autoSpaceDE w:val="0"/>
              <w:autoSpaceDN w:val="0"/>
              <w:adjustRightInd w:val="0"/>
              <w:spacing w:before="60" w:after="60" w:line="276" w:lineRule="auto"/>
              <w:jc w:val="center"/>
              <w:rPr>
                <w:rFonts w:eastAsia="Calibri"/>
                <w:szCs w:val="22"/>
                <w:lang w:val="uk-UA" w:eastAsia="x-none"/>
              </w:rPr>
            </w:pPr>
            <w:r w:rsidRPr="00F30F13">
              <w:rPr>
                <w:rFonts w:eastAsia="Calibri"/>
                <w:szCs w:val="22"/>
                <w:lang w:val="uk-UA" w:eastAsia="x-none"/>
              </w:rPr>
              <w:t>28.12.2023</w:t>
            </w:r>
          </w:p>
        </w:tc>
        <w:tc>
          <w:tcPr>
            <w:tcW w:w="1875" w:type="dxa"/>
            <w:tcBorders>
              <w:top w:val="single" w:sz="4" w:space="0" w:color="auto"/>
              <w:left w:val="single" w:sz="4" w:space="0" w:color="auto"/>
              <w:bottom w:val="single" w:sz="4" w:space="0" w:color="auto"/>
              <w:right w:val="single" w:sz="4" w:space="0" w:color="auto"/>
            </w:tcBorders>
          </w:tcPr>
          <w:p w:rsidR="00B9603A" w:rsidRPr="00F30F13" w:rsidRDefault="00B9603A" w:rsidP="00C4686F">
            <w:pPr>
              <w:widowControl w:val="0"/>
              <w:autoSpaceDE w:val="0"/>
              <w:autoSpaceDN w:val="0"/>
              <w:adjustRightInd w:val="0"/>
              <w:spacing w:before="60" w:after="60" w:line="276" w:lineRule="auto"/>
              <w:jc w:val="center"/>
              <w:rPr>
                <w:rFonts w:eastAsia="Calibri"/>
                <w:szCs w:val="22"/>
                <w:lang w:val="uk-UA" w:eastAsia="x-none"/>
              </w:rPr>
            </w:pPr>
            <w:r w:rsidRPr="00F30F13">
              <w:rPr>
                <w:rFonts w:eastAsia="Calibri"/>
                <w:szCs w:val="22"/>
                <w:lang w:val="uk-UA" w:eastAsia="x-none"/>
              </w:rPr>
              <w:t>ЗУ про фінпослуги (реквізити)</w:t>
            </w:r>
          </w:p>
        </w:tc>
        <w:tc>
          <w:tcPr>
            <w:tcW w:w="2299" w:type="dxa"/>
            <w:tcBorders>
              <w:top w:val="single" w:sz="4" w:space="0" w:color="auto"/>
              <w:left w:val="single" w:sz="4" w:space="0" w:color="auto"/>
              <w:bottom w:val="single" w:sz="4" w:space="0" w:color="auto"/>
              <w:right w:val="single" w:sz="4" w:space="0" w:color="auto"/>
            </w:tcBorders>
          </w:tcPr>
          <w:p w:rsidR="00B9603A" w:rsidRPr="00F30F13" w:rsidRDefault="00B9603A" w:rsidP="00C4686F">
            <w:pPr>
              <w:widowControl w:val="0"/>
              <w:autoSpaceDE w:val="0"/>
              <w:autoSpaceDN w:val="0"/>
              <w:adjustRightInd w:val="0"/>
              <w:spacing w:before="60" w:after="60" w:line="276" w:lineRule="auto"/>
              <w:jc w:val="center"/>
              <w:rPr>
                <w:rFonts w:eastAsia="Calibri"/>
                <w:sz w:val="22"/>
                <w:szCs w:val="22"/>
                <w:lang w:val="uk-UA" w:eastAsia="x-none"/>
              </w:rPr>
            </w:pPr>
          </w:p>
        </w:tc>
      </w:tr>
      <w:tr w:rsidR="006917F1"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6917F1" w:rsidRPr="00F30F13" w:rsidRDefault="006917F1"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6917F1" w:rsidRPr="00F30F13" w:rsidRDefault="006917F1"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6917F1" w:rsidRPr="00F30F13" w:rsidRDefault="006917F1"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.2024</w:t>
            </w:r>
          </w:p>
        </w:tc>
        <w:tc>
          <w:tcPr>
            <w:tcW w:w="1875" w:type="dxa"/>
            <w:tcBorders>
              <w:top w:val="single" w:sz="4" w:space="0" w:color="auto"/>
              <w:left w:val="single" w:sz="4" w:space="0" w:color="auto"/>
              <w:bottom w:val="single" w:sz="4" w:space="0" w:color="auto"/>
              <w:right w:val="single" w:sz="4" w:space="0" w:color="auto"/>
            </w:tcBorders>
          </w:tcPr>
          <w:p w:rsidR="006917F1" w:rsidRPr="00F30F13" w:rsidRDefault="006917F1"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2299" w:type="dxa"/>
            <w:tcBorders>
              <w:top w:val="single" w:sz="4" w:space="0" w:color="auto"/>
              <w:left w:val="single" w:sz="4" w:space="0" w:color="auto"/>
              <w:bottom w:val="single" w:sz="4" w:space="0" w:color="auto"/>
              <w:right w:val="single" w:sz="4" w:space="0" w:color="auto"/>
            </w:tcBorders>
          </w:tcPr>
          <w:p w:rsidR="006917F1" w:rsidRPr="00F30F13" w:rsidRDefault="006917F1"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color w:val="000000"/>
                <w:sz w:val="22"/>
                <w:szCs w:val="22"/>
                <w:lang w:val="uk-UA" w:eastAsia="uk-UA"/>
              </w:rPr>
              <w:t>додаткові та/або супутні послуги</w:t>
            </w:r>
          </w:p>
        </w:tc>
      </w:tr>
      <w:tr w:rsidR="00246D2F"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246D2F" w:rsidRPr="00F30F13" w:rsidRDefault="00246D2F"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246D2F" w:rsidRPr="00F30F13" w:rsidRDefault="00246D2F"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246D2F" w:rsidRPr="00F30F13" w:rsidRDefault="00246D2F"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21.03.2025</w:t>
            </w:r>
          </w:p>
        </w:tc>
        <w:tc>
          <w:tcPr>
            <w:tcW w:w="1875" w:type="dxa"/>
            <w:tcBorders>
              <w:top w:val="single" w:sz="4" w:space="0" w:color="auto"/>
              <w:left w:val="single" w:sz="4" w:space="0" w:color="auto"/>
              <w:bottom w:val="single" w:sz="4" w:space="0" w:color="auto"/>
              <w:right w:val="single" w:sz="4" w:space="0" w:color="auto"/>
            </w:tcBorders>
          </w:tcPr>
          <w:p w:rsidR="00246D2F" w:rsidRPr="00F30F13" w:rsidRDefault="00246D2F"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b/>
                <w:bCs/>
                <w:sz w:val="22"/>
                <w:szCs w:val="22"/>
                <w:lang w:eastAsia="x-none"/>
              </w:rPr>
              <w:t>№ 22-29.2025-Е</w:t>
            </w:r>
          </w:p>
        </w:tc>
        <w:tc>
          <w:tcPr>
            <w:tcW w:w="2299" w:type="dxa"/>
            <w:tcBorders>
              <w:top w:val="single" w:sz="4" w:space="0" w:color="auto"/>
              <w:left w:val="single" w:sz="4" w:space="0" w:color="auto"/>
              <w:bottom w:val="single" w:sz="4" w:space="0" w:color="auto"/>
              <w:right w:val="single" w:sz="4" w:space="0" w:color="auto"/>
            </w:tcBorders>
          </w:tcPr>
          <w:p w:rsidR="00246D2F" w:rsidRPr="00F30F13" w:rsidRDefault="00246D2F" w:rsidP="006917F1">
            <w:pPr>
              <w:widowControl w:val="0"/>
              <w:autoSpaceDE w:val="0"/>
              <w:autoSpaceDN w:val="0"/>
              <w:adjustRightInd w:val="0"/>
              <w:spacing w:before="60" w:after="60" w:line="276" w:lineRule="auto"/>
              <w:jc w:val="center"/>
              <w:rPr>
                <w:color w:val="000000"/>
                <w:sz w:val="22"/>
                <w:szCs w:val="22"/>
                <w:lang w:val="uk-UA" w:eastAsia="uk-UA"/>
              </w:rPr>
            </w:pPr>
            <w:r w:rsidRPr="00F30F13">
              <w:rPr>
                <w:color w:val="000000"/>
                <w:sz w:val="22"/>
                <w:szCs w:val="22"/>
                <w:lang w:val="uk-UA" w:eastAsia="uk-UA"/>
              </w:rPr>
              <w:t xml:space="preserve">зміни до п. 6.3.12 та до примітки до згоди </w:t>
            </w:r>
            <w:r w:rsidR="00803B36" w:rsidRPr="00F30F13">
              <w:rPr>
                <w:color w:val="000000"/>
                <w:sz w:val="22"/>
                <w:szCs w:val="22"/>
                <w:lang w:val="uk-UA" w:eastAsia="uk-UA"/>
              </w:rPr>
              <w:t xml:space="preserve">другого </w:t>
            </w:r>
            <w:r w:rsidRPr="00F30F13">
              <w:rPr>
                <w:color w:val="000000"/>
                <w:sz w:val="22"/>
                <w:szCs w:val="22"/>
                <w:lang w:val="uk-UA" w:eastAsia="uk-UA"/>
              </w:rPr>
              <w:t>з подружжя</w:t>
            </w:r>
          </w:p>
        </w:tc>
      </w:tr>
      <w:tr w:rsidR="005E44E2"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5E44E2" w:rsidRPr="00F30F13" w:rsidRDefault="005E44E2"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5E44E2" w:rsidRPr="00F30F13" w:rsidRDefault="005E44E2"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5E44E2" w:rsidRPr="00F30F13" w:rsidRDefault="005E44E2"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31.03.2025</w:t>
            </w:r>
          </w:p>
        </w:tc>
        <w:tc>
          <w:tcPr>
            <w:tcW w:w="1875" w:type="dxa"/>
            <w:tcBorders>
              <w:top w:val="single" w:sz="4" w:space="0" w:color="auto"/>
              <w:left w:val="single" w:sz="4" w:space="0" w:color="auto"/>
              <w:bottom w:val="single" w:sz="4" w:space="0" w:color="auto"/>
              <w:right w:val="single" w:sz="4" w:space="0" w:color="auto"/>
            </w:tcBorders>
          </w:tcPr>
          <w:p w:rsidR="005E44E2" w:rsidRPr="00F30F13" w:rsidRDefault="005E44E2" w:rsidP="006917F1">
            <w:pPr>
              <w:widowControl w:val="0"/>
              <w:autoSpaceDE w:val="0"/>
              <w:autoSpaceDN w:val="0"/>
              <w:adjustRightInd w:val="0"/>
              <w:spacing w:before="60" w:after="60" w:line="276" w:lineRule="auto"/>
              <w:jc w:val="center"/>
              <w:rPr>
                <w:rFonts w:eastAsia="Calibri"/>
                <w:b/>
                <w:bCs/>
                <w:sz w:val="22"/>
                <w:szCs w:val="22"/>
                <w:lang w:eastAsia="x-none"/>
              </w:rPr>
            </w:pPr>
          </w:p>
        </w:tc>
        <w:tc>
          <w:tcPr>
            <w:tcW w:w="2299" w:type="dxa"/>
            <w:tcBorders>
              <w:top w:val="single" w:sz="4" w:space="0" w:color="auto"/>
              <w:left w:val="single" w:sz="4" w:space="0" w:color="auto"/>
              <w:bottom w:val="single" w:sz="4" w:space="0" w:color="auto"/>
              <w:right w:val="single" w:sz="4" w:space="0" w:color="auto"/>
            </w:tcBorders>
          </w:tcPr>
          <w:p w:rsidR="005E44E2" w:rsidRPr="00F30F13" w:rsidRDefault="005E44E2" w:rsidP="006917F1">
            <w:pPr>
              <w:widowControl w:val="0"/>
              <w:autoSpaceDE w:val="0"/>
              <w:autoSpaceDN w:val="0"/>
              <w:adjustRightInd w:val="0"/>
              <w:spacing w:before="60" w:after="60" w:line="276" w:lineRule="auto"/>
              <w:jc w:val="center"/>
              <w:rPr>
                <w:color w:val="000000"/>
                <w:sz w:val="22"/>
                <w:szCs w:val="22"/>
                <w:lang w:val="uk-UA" w:eastAsia="uk-UA"/>
              </w:rPr>
            </w:pPr>
            <w:r w:rsidRPr="00F30F13">
              <w:rPr>
                <w:color w:val="000000"/>
                <w:sz w:val="22"/>
                <w:szCs w:val="22"/>
                <w:lang w:val="uk-UA" w:eastAsia="uk-UA"/>
              </w:rPr>
              <w:t>Зміни в п.</w:t>
            </w:r>
            <w:ins w:id="0" w:author="Суркова Дар'я Олексіївна" w:date="2026-05-26T17:51:00Z">
              <w:r w:rsidR="005A6BBF">
                <w:rPr>
                  <w:color w:val="000000"/>
                  <w:sz w:val="22"/>
                  <w:szCs w:val="22"/>
                  <w:lang w:val="uk-UA" w:eastAsia="uk-UA"/>
                </w:rPr>
                <w:t xml:space="preserve"> </w:t>
              </w:r>
            </w:ins>
            <w:r w:rsidRPr="00F30F13">
              <w:rPr>
                <w:color w:val="000000"/>
                <w:sz w:val="22"/>
                <w:szCs w:val="22"/>
                <w:lang w:val="uk-UA" w:eastAsia="uk-UA"/>
              </w:rPr>
              <w:t>2.5.2. ДРОРМ</w:t>
            </w:r>
          </w:p>
        </w:tc>
      </w:tr>
      <w:tr w:rsidR="006F4FA6" w:rsidRPr="00F30F13" w:rsidTr="00C4686F">
        <w:trPr>
          <w:trHeight w:val="325"/>
        </w:trPr>
        <w:tc>
          <w:tcPr>
            <w:tcW w:w="1843" w:type="dxa"/>
            <w:tcBorders>
              <w:top w:val="single" w:sz="4" w:space="0" w:color="auto"/>
              <w:left w:val="single" w:sz="4" w:space="0" w:color="auto"/>
              <w:bottom w:val="single" w:sz="4" w:space="0" w:color="auto"/>
              <w:right w:val="single" w:sz="4" w:space="0" w:color="auto"/>
            </w:tcBorders>
          </w:tcPr>
          <w:p w:rsidR="006F4FA6" w:rsidRPr="00F30F13" w:rsidRDefault="006F4FA6"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18" w:type="dxa"/>
            <w:tcBorders>
              <w:top w:val="single" w:sz="4" w:space="0" w:color="auto"/>
              <w:left w:val="single" w:sz="4" w:space="0" w:color="auto"/>
              <w:bottom w:val="single" w:sz="4" w:space="0" w:color="auto"/>
              <w:right w:val="single" w:sz="4" w:space="0" w:color="auto"/>
            </w:tcBorders>
          </w:tcPr>
          <w:p w:rsidR="006F4FA6" w:rsidRPr="00F30F13" w:rsidRDefault="006F4FA6" w:rsidP="006917F1">
            <w:pPr>
              <w:widowControl w:val="0"/>
              <w:autoSpaceDE w:val="0"/>
              <w:autoSpaceDN w:val="0"/>
              <w:adjustRightInd w:val="0"/>
              <w:spacing w:before="60" w:after="60" w:line="276" w:lineRule="auto"/>
              <w:jc w:val="center"/>
              <w:rPr>
                <w:rFonts w:eastAsia="Calibri"/>
                <w:sz w:val="22"/>
                <w:szCs w:val="22"/>
                <w:lang w:val="uk-UA" w:eastAsia="x-none"/>
              </w:rPr>
            </w:pPr>
          </w:p>
        </w:tc>
        <w:tc>
          <w:tcPr>
            <w:tcW w:w="1875" w:type="dxa"/>
            <w:tcBorders>
              <w:top w:val="single" w:sz="4" w:space="0" w:color="auto"/>
              <w:left w:val="single" w:sz="4" w:space="0" w:color="auto"/>
              <w:bottom w:val="single" w:sz="4" w:space="0" w:color="auto"/>
              <w:right w:val="single" w:sz="4" w:space="0" w:color="auto"/>
            </w:tcBorders>
          </w:tcPr>
          <w:p w:rsidR="006F4FA6" w:rsidRPr="00F30F13" w:rsidRDefault="006F4FA6" w:rsidP="006917F1">
            <w:pPr>
              <w:widowControl w:val="0"/>
              <w:autoSpaceDE w:val="0"/>
              <w:autoSpaceDN w:val="0"/>
              <w:adjustRightInd w:val="0"/>
              <w:spacing w:before="60" w:after="60" w:line="276" w:lineRule="auto"/>
              <w:jc w:val="center"/>
              <w:rPr>
                <w:rFonts w:eastAsia="Calibri"/>
                <w:sz w:val="22"/>
                <w:szCs w:val="22"/>
                <w:lang w:val="uk-UA" w:eastAsia="x-none"/>
              </w:rPr>
            </w:pPr>
            <w:r w:rsidRPr="00F30F13">
              <w:rPr>
                <w:rFonts w:eastAsia="Calibri"/>
                <w:sz w:val="22"/>
                <w:szCs w:val="22"/>
                <w:lang w:val="uk-UA" w:eastAsia="x-none"/>
              </w:rPr>
              <w:t>__.</w:t>
            </w:r>
            <w:r w:rsidR="00803B36" w:rsidRPr="00F30F13">
              <w:rPr>
                <w:rFonts w:eastAsia="Calibri"/>
                <w:sz w:val="22"/>
                <w:szCs w:val="22"/>
                <w:lang w:val="uk-UA" w:eastAsia="x-none"/>
              </w:rPr>
              <w:t>0</w:t>
            </w:r>
            <w:r w:rsidRPr="00F30F13">
              <w:rPr>
                <w:rFonts w:eastAsia="Calibri"/>
                <w:sz w:val="22"/>
                <w:szCs w:val="22"/>
                <w:lang w:val="uk-UA" w:eastAsia="x-none"/>
              </w:rPr>
              <w:t>1.202</w:t>
            </w:r>
          </w:p>
        </w:tc>
        <w:tc>
          <w:tcPr>
            <w:tcW w:w="1875" w:type="dxa"/>
            <w:tcBorders>
              <w:top w:val="single" w:sz="4" w:space="0" w:color="auto"/>
              <w:left w:val="single" w:sz="4" w:space="0" w:color="auto"/>
              <w:bottom w:val="single" w:sz="4" w:space="0" w:color="auto"/>
              <w:right w:val="single" w:sz="4" w:space="0" w:color="auto"/>
            </w:tcBorders>
          </w:tcPr>
          <w:p w:rsidR="006F4FA6" w:rsidRPr="00F30F13" w:rsidRDefault="006F4FA6" w:rsidP="006917F1">
            <w:pPr>
              <w:widowControl w:val="0"/>
              <w:autoSpaceDE w:val="0"/>
              <w:autoSpaceDN w:val="0"/>
              <w:adjustRightInd w:val="0"/>
              <w:spacing w:before="60" w:after="60" w:line="276" w:lineRule="auto"/>
              <w:jc w:val="center"/>
              <w:rPr>
                <w:rFonts w:eastAsia="Calibri"/>
                <w:b/>
                <w:bCs/>
                <w:sz w:val="22"/>
                <w:szCs w:val="22"/>
                <w:lang w:eastAsia="x-none"/>
              </w:rPr>
            </w:pPr>
          </w:p>
        </w:tc>
        <w:tc>
          <w:tcPr>
            <w:tcW w:w="2299" w:type="dxa"/>
            <w:tcBorders>
              <w:top w:val="single" w:sz="4" w:space="0" w:color="auto"/>
              <w:left w:val="single" w:sz="4" w:space="0" w:color="auto"/>
              <w:bottom w:val="single" w:sz="4" w:space="0" w:color="auto"/>
              <w:right w:val="single" w:sz="4" w:space="0" w:color="auto"/>
            </w:tcBorders>
          </w:tcPr>
          <w:p w:rsidR="006F4FA6" w:rsidRPr="00F30F13" w:rsidRDefault="006F4FA6" w:rsidP="006917F1">
            <w:pPr>
              <w:widowControl w:val="0"/>
              <w:autoSpaceDE w:val="0"/>
              <w:autoSpaceDN w:val="0"/>
              <w:adjustRightInd w:val="0"/>
              <w:spacing w:before="60" w:after="60" w:line="276" w:lineRule="auto"/>
              <w:jc w:val="center"/>
              <w:rPr>
                <w:color w:val="000000"/>
                <w:sz w:val="22"/>
                <w:szCs w:val="22"/>
                <w:lang w:val="uk-UA" w:eastAsia="uk-UA"/>
              </w:rPr>
            </w:pPr>
          </w:p>
        </w:tc>
      </w:tr>
    </w:tbl>
    <w:p w:rsidR="00320A6C" w:rsidRPr="00F30F13" w:rsidRDefault="00320A6C" w:rsidP="00011A26">
      <w:pPr>
        <w:jc w:val="right"/>
        <w:rPr>
          <w:b/>
          <w:i/>
          <w:sz w:val="22"/>
          <w:szCs w:val="22"/>
          <w:lang w:val="uk-UA"/>
        </w:rPr>
      </w:pPr>
    </w:p>
    <w:p w:rsidR="00DE2BB4" w:rsidRPr="00F30F13" w:rsidRDefault="00DE2BB4" w:rsidP="00011A26">
      <w:pPr>
        <w:jc w:val="right"/>
        <w:rPr>
          <w:b/>
          <w:i/>
          <w:sz w:val="22"/>
          <w:szCs w:val="22"/>
          <w:lang w:val="uk-UA"/>
        </w:rPr>
      </w:pPr>
    </w:p>
    <w:p w:rsidR="006734C6" w:rsidRPr="00F30F13" w:rsidRDefault="006734C6" w:rsidP="00011A26">
      <w:pPr>
        <w:rPr>
          <w:b/>
          <w:sz w:val="22"/>
          <w:szCs w:val="22"/>
          <w:lang w:val="uk-UA"/>
        </w:rPr>
      </w:pPr>
    </w:p>
    <w:p w:rsidR="0089253C" w:rsidRPr="00F30F13" w:rsidRDefault="0089253C" w:rsidP="00011A26">
      <w:pPr>
        <w:jc w:val="center"/>
        <w:rPr>
          <w:b/>
          <w:sz w:val="22"/>
          <w:szCs w:val="22"/>
          <w:lang w:val="uk-UA"/>
        </w:rPr>
      </w:pPr>
    </w:p>
    <w:p w:rsidR="00F17670" w:rsidRPr="00F30F13" w:rsidRDefault="00F17670" w:rsidP="00011A26">
      <w:pPr>
        <w:jc w:val="center"/>
        <w:rPr>
          <w:b/>
          <w:sz w:val="24"/>
          <w:szCs w:val="24"/>
          <w:lang w:val="uk-UA"/>
        </w:rPr>
      </w:pPr>
      <w:r w:rsidRPr="00F30F13">
        <w:rPr>
          <w:b/>
          <w:sz w:val="24"/>
          <w:szCs w:val="24"/>
          <w:lang w:val="uk-UA"/>
        </w:rPr>
        <w:t>Договір</w:t>
      </w:r>
    </w:p>
    <w:p w:rsidR="00F17670" w:rsidRPr="00F30F13" w:rsidRDefault="00F17670" w:rsidP="00011A26">
      <w:pPr>
        <w:jc w:val="center"/>
        <w:rPr>
          <w:b/>
          <w:sz w:val="24"/>
          <w:szCs w:val="24"/>
          <w:lang w:val="uk-UA"/>
        </w:rPr>
      </w:pPr>
      <w:r w:rsidRPr="00F30F13">
        <w:rPr>
          <w:b/>
          <w:sz w:val="24"/>
          <w:szCs w:val="24"/>
          <w:lang w:val="uk-UA"/>
        </w:rPr>
        <w:t xml:space="preserve"> про споживчий кредит № _______</w:t>
      </w:r>
    </w:p>
    <w:p w:rsidR="00F17670" w:rsidRPr="00F30F13" w:rsidRDefault="00F17670" w:rsidP="00011A26">
      <w:pPr>
        <w:jc w:val="center"/>
        <w:rPr>
          <w:i/>
          <w:iCs/>
          <w:sz w:val="24"/>
          <w:szCs w:val="24"/>
          <w:lang w:val="uk-UA"/>
        </w:rPr>
      </w:pPr>
      <w:r w:rsidRPr="00F30F13">
        <w:rPr>
          <w:b/>
          <w:sz w:val="24"/>
          <w:szCs w:val="24"/>
          <w:lang w:val="uk-UA"/>
        </w:rPr>
        <w:t>(для придбання транспортного засобу)</w:t>
      </w:r>
    </w:p>
    <w:p w:rsidR="00F17670" w:rsidRPr="00F30F13" w:rsidRDefault="00F17670" w:rsidP="00011A26">
      <w:pPr>
        <w:ind w:right="-1"/>
        <w:jc w:val="both"/>
        <w:rPr>
          <w:b/>
          <w:sz w:val="22"/>
          <w:szCs w:val="22"/>
          <w:lang w:val="uk-UA"/>
        </w:rPr>
      </w:pPr>
      <w:r w:rsidRPr="00F30F13">
        <w:rPr>
          <w:b/>
          <w:sz w:val="22"/>
          <w:szCs w:val="22"/>
          <w:lang w:val="uk-UA"/>
        </w:rPr>
        <w:t xml:space="preserve">м.______                                   </w:t>
      </w:r>
      <w:r w:rsidRPr="00F30F13">
        <w:rPr>
          <w:b/>
          <w:sz w:val="22"/>
          <w:szCs w:val="22"/>
          <w:lang w:val="uk-UA"/>
        </w:rPr>
        <w:tab/>
      </w:r>
      <w:r w:rsidRPr="00F30F13">
        <w:rPr>
          <w:b/>
          <w:sz w:val="22"/>
          <w:szCs w:val="22"/>
          <w:lang w:val="uk-UA"/>
        </w:rPr>
        <w:tab/>
      </w:r>
      <w:r w:rsidRPr="00F30F13">
        <w:rPr>
          <w:b/>
          <w:sz w:val="22"/>
          <w:szCs w:val="22"/>
          <w:lang w:val="uk-UA"/>
        </w:rPr>
        <w:tab/>
      </w:r>
      <w:r w:rsidRPr="00F30F13">
        <w:rPr>
          <w:b/>
          <w:sz w:val="22"/>
          <w:szCs w:val="22"/>
          <w:lang w:val="uk-UA"/>
        </w:rPr>
        <w:tab/>
      </w:r>
      <w:r w:rsidRPr="00F30F13">
        <w:rPr>
          <w:b/>
          <w:sz w:val="22"/>
          <w:szCs w:val="22"/>
          <w:lang w:val="uk-UA"/>
        </w:rPr>
        <w:tab/>
      </w:r>
      <w:r w:rsidRPr="00F30F13">
        <w:rPr>
          <w:b/>
          <w:sz w:val="22"/>
          <w:szCs w:val="22"/>
          <w:lang w:val="uk-UA"/>
        </w:rPr>
        <w:tab/>
        <w:t xml:space="preserve">          «___» __________ 20__ року </w:t>
      </w:r>
    </w:p>
    <w:p w:rsidR="00E42D12" w:rsidRPr="00F30F13" w:rsidRDefault="00E42D12" w:rsidP="00011A26">
      <w:pPr>
        <w:ind w:right="-1"/>
        <w:jc w:val="both"/>
        <w:rPr>
          <w:b/>
          <w:sz w:val="22"/>
          <w:szCs w:val="22"/>
          <w:lang w:val="uk-UA"/>
        </w:rPr>
      </w:pPr>
    </w:p>
    <w:p w:rsidR="00F17670" w:rsidRPr="00F30F13" w:rsidRDefault="00BC4909" w:rsidP="00B352D2">
      <w:pPr>
        <w:pStyle w:val="af"/>
        <w:spacing w:after="0"/>
        <w:jc w:val="both"/>
        <w:rPr>
          <w:sz w:val="22"/>
          <w:szCs w:val="22"/>
          <w:lang w:val="uk-UA"/>
        </w:rPr>
      </w:pPr>
      <w:r w:rsidRPr="00F30F13">
        <w:rPr>
          <w:b/>
          <w:sz w:val="22"/>
          <w:szCs w:val="22"/>
          <w:lang w:val="uk-UA"/>
        </w:rPr>
        <w:t xml:space="preserve">Акціонерне товариство «Державний ощадний банк України» </w:t>
      </w:r>
      <w:r w:rsidR="00F17670" w:rsidRPr="00F30F13">
        <w:rPr>
          <w:b/>
          <w:sz w:val="22"/>
          <w:szCs w:val="22"/>
          <w:lang w:val="uk-UA"/>
        </w:rPr>
        <w:t>(</w:t>
      </w:r>
      <w:r w:rsidR="00F17670" w:rsidRPr="00F30F13">
        <w:rPr>
          <w:sz w:val="22"/>
          <w:szCs w:val="22"/>
          <w:lang w:val="uk-UA"/>
        </w:rPr>
        <w:t>надалі</w:t>
      </w:r>
      <w:r w:rsidR="00F17670" w:rsidRPr="00F30F13">
        <w:rPr>
          <w:b/>
          <w:sz w:val="22"/>
          <w:szCs w:val="22"/>
          <w:lang w:val="uk-UA"/>
        </w:rPr>
        <w:t xml:space="preserve"> - Банк),</w:t>
      </w:r>
      <w:r w:rsidR="00F17670" w:rsidRPr="00F30F13">
        <w:rPr>
          <w:sz w:val="22"/>
          <w:szCs w:val="22"/>
          <w:lang w:val="uk-UA"/>
        </w:rPr>
        <w:t xml:space="preserve">  в особі __________________ (</w:t>
      </w:r>
      <w:r w:rsidR="00F17670" w:rsidRPr="00F30F13">
        <w:rPr>
          <w:i/>
          <w:color w:val="0000FF"/>
          <w:sz w:val="22"/>
          <w:szCs w:val="22"/>
          <w:lang w:val="uk-UA"/>
        </w:rPr>
        <w:t>зазначається посада та ПІБ уповноваженої особи</w:t>
      </w:r>
      <w:r w:rsidR="00F17670" w:rsidRPr="00F30F13">
        <w:rPr>
          <w:sz w:val="22"/>
          <w:szCs w:val="22"/>
          <w:lang w:val="uk-UA"/>
        </w:rPr>
        <w:t>), який (яка) діє на підставі довіреності від «___» __________ 20__ року, посвідченої «___» __________ 20__ року _______________(</w:t>
      </w:r>
      <w:r w:rsidR="00F17670" w:rsidRPr="00F30F13">
        <w:rPr>
          <w:i/>
          <w:color w:val="0000FF"/>
          <w:sz w:val="22"/>
          <w:szCs w:val="22"/>
          <w:lang w:val="uk-UA"/>
        </w:rPr>
        <w:t xml:space="preserve"> зазначається ПІБ нотаріуса</w:t>
      </w:r>
      <w:r w:rsidR="00F17670" w:rsidRPr="00F30F13">
        <w:rPr>
          <w:sz w:val="22"/>
          <w:szCs w:val="22"/>
          <w:lang w:val="uk-UA"/>
        </w:rPr>
        <w:t xml:space="preserve">), приватним нотаріусом _______________ нотаріального округу за реєстровим №____, з однієї сторони, </w:t>
      </w:r>
    </w:p>
    <w:p w:rsidR="00F17670" w:rsidRPr="00F30F13" w:rsidRDefault="00F17670" w:rsidP="00B352D2">
      <w:pPr>
        <w:ind w:right="-1"/>
        <w:jc w:val="both"/>
        <w:rPr>
          <w:sz w:val="22"/>
          <w:szCs w:val="22"/>
          <w:lang w:val="uk-UA"/>
        </w:rPr>
      </w:pPr>
      <w:r w:rsidRPr="00F30F13">
        <w:rPr>
          <w:sz w:val="22"/>
          <w:szCs w:val="22"/>
          <w:lang w:val="uk-UA"/>
        </w:rPr>
        <w:t>та</w:t>
      </w:r>
    </w:p>
    <w:p w:rsidR="00F17670" w:rsidRPr="00F30F13" w:rsidRDefault="00F17670" w:rsidP="00B352D2">
      <w:pPr>
        <w:ind w:right="-1"/>
        <w:jc w:val="both"/>
        <w:rPr>
          <w:sz w:val="22"/>
          <w:szCs w:val="22"/>
          <w:lang w:val="uk-UA"/>
        </w:rPr>
      </w:pPr>
      <w:r w:rsidRPr="00F30F13">
        <w:rPr>
          <w:b/>
          <w:sz w:val="22"/>
          <w:szCs w:val="22"/>
          <w:lang w:val="uk-UA"/>
        </w:rPr>
        <w:t>фізична особа</w:t>
      </w:r>
      <w:r w:rsidRPr="00F30F13">
        <w:rPr>
          <w:sz w:val="22"/>
          <w:szCs w:val="22"/>
          <w:lang w:val="uk-UA"/>
        </w:rPr>
        <w:t xml:space="preserve"> _______________(</w:t>
      </w:r>
      <w:r w:rsidRPr="00F30F13">
        <w:rPr>
          <w:i/>
          <w:color w:val="0000FF"/>
          <w:sz w:val="22"/>
          <w:szCs w:val="22"/>
          <w:lang w:val="uk-UA"/>
        </w:rPr>
        <w:t>зазначається</w:t>
      </w:r>
      <w:r w:rsidRPr="00F30F13">
        <w:rPr>
          <w:sz w:val="22"/>
          <w:szCs w:val="22"/>
          <w:lang w:val="uk-UA"/>
        </w:rPr>
        <w:t xml:space="preserve"> </w:t>
      </w:r>
      <w:r w:rsidRPr="00F30F13">
        <w:rPr>
          <w:i/>
          <w:color w:val="0000FF"/>
          <w:sz w:val="22"/>
          <w:szCs w:val="22"/>
          <w:lang w:val="uk-UA"/>
        </w:rPr>
        <w:t>ПІБ особи, паспортні дані, реєстраційний номер облікової картки платника податку</w:t>
      </w:r>
      <w:r w:rsidR="00803B36" w:rsidRPr="00F30F13">
        <w:rPr>
          <w:i/>
          <w:color w:val="0000FF"/>
          <w:sz w:val="22"/>
          <w:szCs w:val="22"/>
          <w:lang w:val="uk-UA"/>
        </w:rPr>
        <w:t xml:space="preserve"> (за наявності)</w:t>
      </w:r>
      <w:r w:rsidRPr="00F30F13">
        <w:rPr>
          <w:sz w:val="22"/>
          <w:szCs w:val="22"/>
          <w:lang w:val="uk-UA"/>
        </w:rPr>
        <w:t xml:space="preserve">), </w:t>
      </w:r>
      <w:r w:rsidRPr="00F30F13">
        <w:rPr>
          <w:b/>
          <w:sz w:val="22"/>
          <w:szCs w:val="22"/>
          <w:lang w:val="uk-UA"/>
        </w:rPr>
        <w:t>(</w:t>
      </w:r>
      <w:r w:rsidRPr="00F30F13">
        <w:rPr>
          <w:sz w:val="22"/>
          <w:szCs w:val="22"/>
          <w:lang w:val="uk-UA"/>
        </w:rPr>
        <w:t>надалі</w:t>
      </w:r>
      <w:r w:rsidRPr="00F30F13">
        <w:rPr>
          <w:b/>
          <w:sz w:val="22"/>
          <w:szCs w:val="22"/>
          <w:lang w:val="uk-UA"/>
        </w:rPr>
        <w:t xml:space="preserve"> – Позичальник)</w:t>
      </w:r>
      <w:r w:rsidRPr="00F30F13">
        <w:rPr>
          <w:sz w:val="22"/>
          <w:szCs w:val="22"/>
          <w:lang w:val="uk-UA"/>
        </w:rPr>
        <w:t xml:space="preserve"> з другої сторони, </w:t>
      </w:r>
    </w:p>
    <w:p w:rsidR="00F17670" w:rsidRPr="00F30F13" w:rsidRDefault="00F17670" w:rsidP="00011A26">
      <w:pPr>
        <w:tabs>
          <w:tab w:val="left" w:leader="underscore" w:pos="4925"/>
          <w:tab w:val="left" w:leader="underscore" w:pos="9036"/>
        </w:tabs>
        <w:ind w:right="-1"/>
        <w:jc w:val="both"/>
        <w:rPr>
          <w:sz w:val="22"/>
          <w:szCs w:val="22"/>
          <w:lang w:val="uk-UA"/>
        </w:rPr>
      </w:pPr>
      <w:r w:rsidRPr="00F30F13">
        <w:rPr>
          <w:sz w:val="22"/>
          <w:szCs w:val="22"/>
          <w:lang w:val="uk-UA"/>
        </w:rPr>
        <w:t xml:space="preserve">разом за текстом цього Договору Банк та Позичальник іменовані – </w:t>
      </w:r>
      <w:r w:rsidRPr="00F30F13">
        <w:rPr>
          <w:b/>
          <w:sz w:val="22"/>
          <w:szCs w:val="22"/>
          <w:lang w:val="uk-UA"/>
        </w:rPr>
        <w:t>Сторони</w:t>
      </w:r>
      <w:r w:rsidRPr="00F30F13">
        <w:rPr>
          <w:sz w:val="22"/>
          <w:szCs w:val="22"/>
          <w:lang w:val="uk-UA"/>
        </w:rPr>
        <w:t xml:space="preserve">, а кожен окремо – </w:t>
      </w:r>
      <w:r w:rsidRPr="00F30F13">
        <w:rPr>
          <w:b/>
          <w:sz w:val="22"/>
          <w:szCs w:val="22"/>
          <w:lang w:val="uk-UA"/>
        </w:rPr>
        <w:t>Сторона</w:t>
      </w:r>
      <w:r w:rsidRPr="00F30F13">
        <w:rPr>
          <w:sz w:val="22"/>
          <w:szCs w:val="22"/>
          <w:lang w:val="uk-UA"/>
        </w:rPr>
        <w:t>,</w:t>
      </w:r>
    </w:p>
    <w:p w:rsidR="00F17670" w:rsidRPr="00F30F13" w:rsidRDefault="00F17670" w:rsidP="00011A26">
      <w:pPr>
        <w:tabs>
          <w:tab w:val="left" w:leader="underscore" w:pos="4925"/>
          <w:tab w:val="left" w:leader="underscore" w:pos="9036"/>
        </w:tabs>
        <w:jc w:val="both"/>
        <w:rPr>
          <w:sz w:val="22"/>
          <w:szCs w:val="22"/>
          <w:lang w:val="uk-UA"/>
        </w:rPr>
      </w:pPr>
      <w:r w:rsidRPr="00F30F13">
        <w:rPr>
          <w:sz w:val="22"/>
          <w:szCs w:val="22"/>
          <w:lang w:val="uk-UA"/>
        </w:rPr>
        <w:t xml:space="preserve">досягли згоди щодо врегулювання усіх майнових та організаційних аспектів на нижченаведених умовах та уклали цей </w:t>
      </w:r>
      <w:r w:rsidR="001016BE" w:rsidRPr="00F30F13">
        <w:rPr>
          <w:sz w:val="22"/>
          <w:szCs w:val="22"/>
          <w:lang w:val="uk-UA"/>
        </w:rPr>
        <w:t xml:space="preserve"> </w:t>
      </w:r>
      <w:r w:rsidR="0062009E" w:rsidRPr="00F30F13">
        <w:rPr>
          <w:sz w:val="22"/>
          <w:szCs w:val="22"/>
          <w:lang w:val="uk-UA"/>
        </w:rPr>
        <w:t xml:space="preserve">Договір про споживчий кредит </w:t>
      </w:r>
      <w:r w:rsidRPr="00F30F13">
        <w:rPr>
          <w:sz w:val="22"/>
          <w:szCs w:val="22"/>
          <w:lang w:val="uk-UA"/>
        </w:rPr>
        <w:t xml:space="preserve"> (надалі – </w:t>
      </w:r>
      <w:r w:rsidRPr="00F30F13">
        <w:rPr>
          <w:b/>
          <w:sz w:val="22"/>
          <w:szCs w:val="22"/>
          <w:lang w:val="uk-UA"/>
        </w:rPr>
        <w:t>Договір</w:t>
      </w:r>
      <w:r w:rsidRPr="00F30F13">
        <w:rPr>
          <w:sz w:val="22"/>
          <w:szCs w:val="22"/>
          <w:lang w:val="uk-UA"/>
        </w:rPr>
        <w:t>) про наступне:</w:t>
      </w:r>
    </w:p>
    <w:p w:rsidR="00F17670" w:rsidRPr="00F30F13" w:rsidRDefault="00F17670" w:rsidP="00011A26">
      <w:pPr>
        <w:tabs>
          <w:tab w:val="left" w:leader="underscore" w:pos="4925"/>
          <w:tab w:val="left" w:leader="underscore" w:pos="9036"/>
        </w:tabs>
        <w:jc w:val="both"/>
        <w:rPr>
          <w:sz w:val="22"/>
          <w:szCs w:val="22"/>
          <w:lang w:val="uk-UA"/>
        </w:rPr>
      </w:pPr>
      <w:r w:rsidRPr="00F30F13">
        <w:rPr>
          <w:sz w:val="22"/>
          <w:szCs w:val="22"/>
          <w:lang w:val="uk-UA"/>
        </w:rPr>
        <w:t xml:space="preserve"> </w:t>
      </w:r>
    </w:p>
    <w:p w:rsidR="00F17670" w:rsidRPr="00F30F13" w:rsidRDefault="00F17670" w:rsidP="00011A26">
      <w:pPr>
        <w:numPr>
          <w:ilvl w:val="0"/>
          <w:numId w:val="35"/>
        </w:numPr>
        <w:ind w:hanging="720"/>
        <w:jc w:val="center"/>
        <w:rPr>
          <w:b/>
          <w:sz w:val="24"/>
          <w:szCs w:val="24"/>
          <w:lang w:val="uk-UA"/>
        </w:rPr>
      </w:pPr>
      <w:r w:rsidRPr="00F30F13">
        <w:rPr>
          <w:b/>
          <w:sz w:val="24"/>
          <w:szCs w:val="24"/>
          <w:lang w:val="uk-UA"/>
        </w:rPr>
        <w:t>Терміни та скорочення</w:t>
      </w:r>
    </w:p>
    <w:p w:rsidR="00F17670" w:rsidRPr="00F30F13" w:rsidRDefault="00F17670" w:rsidP="00947414">
      <w:pPr>
        <w:numPr>
          <w:ilvl w:val="1"/>
          <w:numId w:val="17"/>
        </w:numPr>
        <w:tabs>
          <w:tab w:val="left" w:pos="993"/>
        </w:tabs>
        <w:ind w:left="856" w:hanging="856"/>
        <w:jc w:val="both"/>
        <w:rPr>
          <w:b/>
          <w:sz w:val="22"/>
          <w:szCs w:val="22"/>
          <w:lang w:val="uk-UA"/>
        </w:rPr>
      </w:pPr>
      <w:r w:rsidRPr="00F30F13">
        <w:rPr>
          <w:b/>
          <w:sz w:val="22"/>
          <w:szCs w:val="22"/>
          <w:lang w:val="uk-UA"/>
        </w:rPr>
        <w:t>Терміни та скорочення використовуються в цьому Договорі у такому значенні:</w:t>
      </w:r>
    </w:p>
    <w:p w:rsidR="00F17670" w:rsidRPr="00F30F13" w:rsidRDefault="00F17670" w:rsidP="00936797">
      <w:pPr>
        <w:numPr>
          <w:ilvl w:val="2"/>
          <w:numId w:val="17"/>
        </w:numPr>
        <w:tabs>
          <w:tab w:val="num" w:pos="1134"/>
        </w:tabs>
        <w:ind w:left="1134" w:hanging="850"/>
        <w:jc w:val="both"/>
        <w:rPr>
          <w:b/>
          <w:sz w:val="22"/>
          <w:szCs w:val="22"/>
          <w:lang w:val="uk-UA"/>
        </w:rPr>
      </w:pPr>
      <w:r w:rsidRPr="00F30F13">
        <w:rPr>
          <w:b/>
          <w:i/>
          <w:sz w:val="22"/>
          <w:szCs w:val="22"/>
          <w:lang w:val="uk-UA"/>
        </w:rPr>
        <w:t xml:space="preserve">Вимога - </w:t>
      </w:r>
      <w:r w:rsidRPr="00F30F13">
        <w:rPr>
          <w:sz w:val="22"/>
          <w:szCs w:val="22"/>
          <w:lang w:val="uk-UA"/>
        </w:rPr>
        <w:t>письмовий документ (в тому числі письмове повідомлення з вимогою виконати Зобов’язання/будь-яку його частину, вимога про дострокове повернення Кредиту з ініціативи Банку), який направляється Банком Позичальнику та містить вимогу про виконання Позичальником порушеного Зобов’язання, його зміст, розмір та валюту на дату складання Вимоги.</w:t>
      </w:r>
    </w:p>
    <w:p w:rsidR="00F17670" w:rsidRPr="00F30F13" w:rsidRDefault="00F17670" w:rsidP="00B352D2">
      <w:pPr>
        <w:pStyle w:val="af4"/>
        <w:shd w:val="clear" w:color="auto" w:fill="D0CECE" w:themeFill="background2" w:themeFillShade="E6"/>
        <w:tabs>
          <w:tab w:val="left" w:pos="851"/>
        </w:tabs>
        <w:spacing w:after="0" w:line="240" w:lineRule="auto"/>
        <w:ind w:left="0"/>
        <w:jc w:val="both"/>
        <w:rPr>
          <w:rFonts w:ascii="Times New Roman" w:hAnsi="Times New Roman"/>
          <w:b/>
          <w:i/>
          <w:iCs/>
          <w:color w:val="FF0000"/>
          <w:u w:val="single"/>
          <w:lang w:val="uk-UA"/>
        </w:rPr>
      </w:pPr>
      <w:r w:rsidRPr="00F30F13">
        <w:rPr>
          <w:rFonts w:ascii="Times New Roman" w:hAnsi="Times New Roman"/>
          <w:b/>
          <w:i/>
          <w:iCs/>
          <w:color w:val="FF0000"/>
          <w:u w:val="single"/>
          <w:lang w:val="uk-UA"/>
        </w:rPr>
        <w:t>Підпункт 1.1.</w:t>
      </w:r>
      <w:r w:rsidR="001A19A2" w:rsidRPr="00F30F13">
        <w:rPr>
          <w:rFonts w:ascii="Times New Roman" w:hAnsi="Times New Roman"/>
          <w:b/>
          <w:i/>
          <w:iCs/>
          <w:color w:val="FF0000"/>
          <w:u w:val="single"/>
          <w:lang w:val="uk-UA"/>
        </w:rPr>
        <w:t>2</w:t>
      </w:r>
      <w:r w:rsidRPr="00F30F13">
        <w:rPr>
          <w:rFonts w:ascii="Times New Roman" w:hAnsi="Times New Roman"/>
          <w:b/>
          <w:i/>
          <w:iCs/>
          <w:color w:val="FF0000"/>
          <w:u w:val="single"/>
          <w:lang w:val="uk-UA"/>
        </w:rPr>
        <w:t>. Договору  викладається в одному з наступних 2-х варіантів:</w:t>
      </w:r>
    </w:p>
    <w:p w:rsidR="00F17670" w:rsidRPr="00F30F13" w:rsidRDefault="00F17670" w:rsidP="00B352D2">
      <w:pPr>
        <w:pStyle w:val="af4"/>
        <w:shd w:val="clear" w:color="auto" w:fill="D0CECE" w:themeFill="background2" w:themeFillShade="E6"/>
        <w:spacing w:after="0" w:line="240" w:lineRule="auto"/>
        <w:ind w:left="0"/>
        <w:jc w:val="both"/>
        <w:rPr>
          <w:rFonts w:ascii="Times New Roman" w:hAnsi="Times New Roman"/>
          <w:lang w:val="uk-UA"/>
        </w:rPr>
      </w:pPr>
      <w:r w:rsidRPr="00F30F13">
        <w:rPr>
          <w:rFonts w:ascii="Times New Roman" w:hAnsi="Times New Roman"/>
          <w:i/>
          <w:color w:val="FF0000"/>
          <w:u w:val="single"/>
          <w:lang w:val="uk-UA"/>
        </w:rPr>
        <w:t>Варіант 1:</w:t>
      </w:r>
      <w:r w:rsidRPr="00F30F13">
        <w:rPr>
          <w:rFonts w:ascii="Times New Roman" w:hAnsi="Times New Roman"/>
          <w:i/>
          <w:color w:val="FF0000"/>
          <w:lang w:val="uk-UA"/>
        </w:rPr>
        <w:t xml:space="preserve"> використовується у всіх випадках, за винятком випадку, коли Позичальник є Працівником Банку:</w:t>
      </w:r>
    </w:p>
    <w:p w:rsidR="00F17670" w:rsidRPr="00F30F13" w:rsidRDefault="00F17670" w:rsidP="00947414">
      <w:pPr>
        <w:numPr>
          <w:ilvl w:val="2"/>
          <w:numId w:val="17"/>
        </w:numPr>
        <w:tabs>
          <w:tab w:val="num" w:pos="993"/>
        </w:tabs>
        <w:ind w:left="993" w:hanging="709"/>
        <w:jc w:val="both"/>
        <w:rPr>
          <w:sz w:val="22"/>
          <w:szCs w:val="22"/>
          <w:lang w:val="uk-UA"/>
        </w:rPr>
      </w:pPr>
      <w:r w:rsidRPr="00F30F13">
        <w:rPr>
          <w:b/>
          <w:i/>
          <w:sz w:val="22"/>
          <w:szCs w:val="22"/>
          <w:lang w:val="uk-UA"/>
        </w:rPr>
        <w:t>Графік платежів -</w:t>
      </w:r>
      <w:r w:rsidRPr="00F30F13">
        <w:rPr>
          <w:sz w:val="22"/>
          <w:szCs w:val="22"/>
          <w:lang w:val="uk-UA"/>
        </w:rPr>
        <w:t xml:space="preserve"> детальний розпис складових загальної вартості Кредиту та графік платежів (згідно зі строковістю, зазначеною у Договорі, у розрізі сум погашення Основної суми боргу, сплати процентів за користування кредитом, вартості </w:t>
      </w:r>
      <w:r w:rsidR="006917F1" w:rsidRPr="00F30F13">
        <w:rPr>
          <w:color w:val="333333"/>
          <w:sz w:val="22"/>
          <w:szCs w:val="22"/>
          <w:shd w:val="clear" w:color="auto" w:fill="FFFFFF"/>
          <w:lang w:val="uk-UA"/>
        </w:rPr>
        <w:t>додаткових та/або супутніх послуг Банку, кредитного посередника (за наявності) та третіх осіб</w:t>
      </w:r>
      <w:r w:rsidR="006917F1" w:rsidRPr="00F30F13" w:rsidDel="006917F1">
        <w:rPr>
          <w:sz w:val="22"/>
          <w:szCs w:val="22"/>
          <w:lang w:val="uk-UA"/>
        </w:rPr>
        <w:t xml:space="preserve"> </w:t>
      </w:r>
      <w:r w:rsidRPr="00F30F13">
        <w:rPr>
          <w:sz w:val="22"/>
          <w:szCs w:val="22"/>
          <w:lang w:val="uk-UA"/>
        </w:rPr>
        <w:t>за кожним платіжним періодом, складені за формою, наведеною в Додатку 1 до цього Договору та розраховані на дату його укладення з урахуванням наступних припущень:</w:t>
      </w:r>
    </w:p>
    <w:p w:rsidR="00F17670" w:rsidRPr="00F30F13" w:rsidRDefault="00F17670" w:rsidP="00947414">
      <w:pPr>
        <w:numPr>
          <w:ilvl w:val="0"/>
          <w:numId w:val="12"/>
        </w:numPr>
        <w:tabs>
          <w:tab w:val="left" w:pos="1701"/>
        </w:tabs>
        <w:ind w:left="1134" w:firstLine="0"/>
        <w:jc w:val="both"/>
        <w:rPr>
          <w:sz w:val="22"/>
          <w:szCs w:val="22"/>
          <w:lang w:val="uk-UA"/>
        </w:rPr>
      </w:pPr>
      <w:r w:rsidRPr="00F30F13">
        <w:rPr>
          <w:sz w:val="22"/>
          <w:szCs w:val="22"/>
          <w:lang w:val="uk-UA"/>
        </w:rPr>
        <w:t xml:space="preserve">Банк обчислив </w:t>
      </w:r>
      <w:r w:rsidR="00B51E62" w:rsidRPr="00F30F13">
        <w:rPr>
          <w:sz w:val="22"/>
          <w:szCs w:val="22"/>
          <w:lang w:val="uk-UA"/>
        </w:rPr>
        <w:t xml:space="preserve">орієнтовну </w:t>
      </w:r>
      <w:r w:rsidRPr="00F30F13">
        <w:rPr>
          <w:sz w:val="22"/>
          <w:szCs w:val="22"/>
          <w:lang w:val="uk-UA"/>
        </w:rPr>
        <w:t>реальну річну процентну ставку, базуючись на припущенні, що цей Договір залишається дійсним протягом строку дії, передбаченого умовами Договору, та що Банк і Позичальник виконають свої обов’язки на умовах та у строки, визначені в Договорі.</w:t>
      </w:r>
      <w:r w:rsidR="005E3DCE" w:rsidRPr="00F30F13">
        <w:rPr>
          <w:sz w:val="22"/>
          <w:szCs w:val="22"/>
          <w:lang w:val="uk-UA"/>
        </w:rPr>
        <w:t xml:space="preserve"> Розмір орієнтовної реальної річної процентної ставки визначений у колонці «Реальна річна процентна ставка %» Таблиці обчислення загальної вартості кредиту для споживача та реальної річної процентної ставки за договором про споживчий кредит, що є Додатком №1 до цього Договору.</w:t>
      </w:r>
    </w:p>
    <w:p w:rsidR="00F17670" w:rsidRPr="00F30F13" w:rsidRDefault="00F17670" w:rsidP="00947414">
      <w:pPr>
        <w:numPr>
          <w:ilvl w:val="0"/>
          <w:numId w:val="12"/>
        </w:numPr>
        <w:tabs>
          <w:tab w:val="left" w:pos="1701"/>
        </w:tabs>
        <w:ind w:left="1134" w:firstLine="0"/>
        <w:jc w:val="both"/>
        <w:rPr>
          <w:sz w:val="22"/>
          <w:szCs w:val="22"/>
          <w:lang w:val="uk-UA"/>
        </w:rPr>
      </w:pPr>
      <w:r w:rsidRPr="00F30F13">
        <w:rPr>
          <w:sz w:val="22"/>
          <w:szCs w:val="22"/>
          <w:lang w:val="uk-UA"/>
        </w:rPr>
        <w:t xml:space="preserve">Банк обчислив загальні витрати за споживчим кредитом, базуючись на припущенні, що платежі за послуги Банку залишатимуться незмінними та застосовуватимуться протягом строку дії Договору про споживчий кредит, оскільки цей Договір містить умови, що дозволяють зміну процентної ставки (зокрема в порядку зміни умов договору відповідно до </w:t>
      </w:r>
      <w:r w:rsidR="00C4686F" w:rsidRPr="00F30F13">
        <w:rPr>
          <w:sz w:val="22"/>
          <w:szCs w:val="22"/>
          <w:lang w:val="uk-UA"/>
        </w:rPr>
        <w:t>пункту 11.2 цього Договору</w:t>
      </w:r>
      <w:r w:rsidRPr="00F30F13">
        <w:rPr>
          <w:sz w:val="22"/>
          <w:szCs w:val="22"/>
          <w:lang w:val="uk-UA"/>
        </w:rPr>
        <w:t xml:space="preserve">) та/або інших платежів за послуги Банку, включених до загальних витрат за Кредитом, і така зміна не може бути визначена на момент обчислення </w:t>
      </w:r>
      <w:r w:rsidR="00B51E62" w:rsidRPr="00F30F13">
        <w:rPr>
          <w:color w:val="000000"/>
          <w:sz w:val="22"/>
          <w:szCs w:val="22"/>
          <w:lang w:val="uk-UA"/>
        </w:rPr>
        <w:t xml:space="preserve">орієнтовної </w:t>
      </w:r>
      <w:r w:rsidRPr="00F30F13">
        <w:rPr>
          <w:sz w:val="22"/>
          <w:szCs w:val="22"/>
          <w:lang w:val="uk-UA"/>
        </w:rPr>
        <w:t>загальної вартості Кредиту</w:t>
      </w:r>
      <w:r w:rsidR="005E3DCE" w:rsidRPr="00F30F13">
        <w:rPr>
          <w:sz w:val="22"/>
          <w:szCs w:val="22"/>
          <w:lang w:val="uk-UA"/>
        </w:rPr>
        <w:t xml:space="preserve">, розмір якої визначений у колонці «Загальна вартість кредиту, грн»  Таблиці обчислення загальної вартості кредиту для споживача та реальної річної процентної ставки за договором про споживчий кредит, що є Додатком №1 до цього Договору,  </w:t>
      </w:r>
      <w:r w:rsidRPr="00F30F13">
        <w:rPr>
          <w:sz w:val="22"/>
          <w:szCs w:val="22"/>
          <w:lang w:val="uk-UA"/>
        </w:rPr>
        <w:t xml:space="preserve"> та </w:t>
      </w:r>
      <w:r w:rsidR="00B51E62" w:rsidRPr="00F30F13">
        <w:rPr>
          <w:sz w:val="22"/>
          <w:szCs w:val="22"/>
          <w:lang w:val="uk-UA"/>
        </w:rPr>
        <w:t xml:space="preserve">орієнтовної </w:t>
      </w:r>
      <w:r w:rsidRPr="00F30F13">
        <w:rPr>
          <w:sz w:val="22"/>
          <w:szCs w:val="22"/>
          <w:lang w:val="uk-UA"/>
        </w:rPr>
        <w:t>реальної річної процентної ставки.</w:t>
      </w:r>
    </w:p>
    <w:p w:rsidR="00F17670" w:rsidRPr="00F30F13" w:rsidRDefault="00F17670" w:rsidP="00947414">
      <w:pPr>
        <w:ind w:left="1134"/>
        <w:jc w:val="both"/>
        <w:rPr>
          <w:sz w:val="22"/>
          <w:szCs w:val="22"/>
          <w:lang w:val="uk-UA"/>
        </w:rPr>
      </w:pPr>
      <w:r w:rsidRPr="00F30F13">
        <w:rPr>
          <w:sz w:val="22"/>
          <w:szCs w:val="22"/>
          <w:lang w:val="uk-UA"/>
        </w:rPr>
        <w:t>Позичальник усвідомлює та беззаперечно погоджується, що зазначений в Додатку №1 до цього Договору графік платежів встановлює лише планові (орієнтовні) платежі за цим Договором на дату укладення цього Договору – фактичні строки та суми таких платежів можуть відрізнятись від планових та визначаються Банком самостійно в залежності від змін у датах платежів, сумах платежів та їх цільового призначення, та не потребують внесення відповідних змін до цього Договору.</w:t>
      </w:r>
    </w:p>
    <w:p w:rsidR="00F17670" w:rsidRPr="00F30F13" w:rsidRDefault="00F17670" w:rsidP="00B352D2">
      <w:pPr>
        <w:shd w:val="clear" w:color="auto" w:fill="D0CECE" w:themeFill="background2" w:themeFillShade="E6"/>
        <w:tabs>
          <w:tab w:val="left" w:pos="0"/>
        </w:tabs>
        <w:jc w:val="both"/>
        <w:rPr>
          <w:i/>
          <w:iCs/>
          <w:color w:val="FF0000"/>
          <w:sz w:val="22"/>
          <w:szCs w:val="22"/>
          <w:lang w:val="uk-UA" w:eastAsia="en-US"/>
        </w:rPr>
      </w:pPr>
      <w:r w:rsidRPr="00F30F13">
        <w:rPr>
          <w:i/>
          <w:iCs/>
          <w:color w:val="FF0000"/>
          <w:sz w:val="22"/>
          <w:szCs w:val="22"/>
          <w:u w:val="single"/>
          <w:lang w:val="uk-UA"/>
        </w:rPr>
        <w:t>Варіант 2:</w:t>
      </w:r>
      <w:r w:rsidRPr="00F30F13">
        <w:rPr>
          <w:i/>
          <w:iCs/>
          <w:color w:val="FF0000"/>
          <w:sz w:val="22"/>
          <w:szCs w:val="22"/>
          <w:lang w:val="uk-UA"/>
        </w:rPr>
        <w:t xml:space="preserve"> використовується у випадку, якщо Позичальник є працівник Банку та умовами кредитування  передбачені дві процентні ставки за користування Кредитом, які діятимуть в різні проміжки часу, визначені цим Договором:</w:t>
      </w:r>
    </w:p>
    <w:p w:rsidR="00F17670" w:rsidRPr="00F30F13" w:rsidRDefault="001A19A2" w:rsidP="00F30F13">
      <w:pPr>
        <w:tabs>
          <w:tab w:val="left" w:pos="1134"/>
        </w:tabs>
        <w:jc w:val="both"/>
        <w:rPr>
          <w:sz w:val="22"/>
          <w:szCs w:val="22"/>
          <w:lang w:val="uk-UA"/>
        </w:rPr>
      </w:pPr>
      <w:r w:rsidRPr="00F30F13">
        <w:rPr>
          <w:b/>
          <w:iCs/>
          <w:sz w:val="22"/>
          <w:szCs w:val="22"/>
          <w:lang w:val="uk-UA"/>
        </w:rPr>
        <w:t>1.1.2.</w:t>
      </w:r>
      <w:r w:rsidRPr="00F30F13">
        <w:rPr>
          <w:b/>
          <w:i/>
          <w:sz w:val="22"/>
          <w:szCs w:val="22"/>
          <w:lang w:val="uk-UA"/>
        </w:rPr>
        <w:t xml:space="preserve"> </w:t>
      </w:r>
      <w:r w:rsidR="00F17670" w:rsidRPr="00F30F13">
        <w:rPr>
          <w:b/>
          <w:i/>
          <w:sz w:val="22"/>
          <w:szCs w:val="22"/>
          <w:lang w:val="uk-UA"/>
        </w:rPr>
        <w:t xml:space="preserve">Графік платежів – </w:t>
      </w:r>
      <w:r w:rsidR="00F17670" w:rsidRPr="00F30F13">
        <w:rPr>
          <w:sz w:val="22"/>
          <w:szCs w:val="22"/>
          <w:lang w:val="uk-UA"/>
        </w:rPr>
        <w:t xml:space="preserve">детальний розпис складових загальної вартості Кредиту та графік платежів (згідно зі строковістю, зазначеною у Договорі, у розрізі сум погашення Основної суми боргу, сплати процентів за користування кредитом, вартості </w:t>
      </w:r>
      <w:r w:rsidR="006917F1" w:rsidRPr="00F30F13">
        <w:rPr>
          <w:color w:val="333333"/>
          <w:sz w:val="22"/>
          <w:szCs w:val="22"/>
          <w:shd w:val="clear" w:color="auto" w:fill="FFFFFF"/>
          <w:lang w:val="uk-UA"/>
        </w:rPr>
        <w:t>додаткових та/або супутніх послуг Банку, кредитного посередника (за наявності) та третіх осіб</w:t>
      </w:r>
      <w:r w:rsidR="00F17670" w:rsidRPr="00F30F13">
        <w:rPr>
          <w:sz w:val="22"/>
          <w:szCs w:val="22"/>
          <w:lang w:val="uk-UA"/>
        </w:rPr>
        <w:t xml:space="preserve"> за кожним платіжним періодом, складені за формою, наведеною в Додатку 1 до цього Договору </w:t>
      </w:r>
      <w:r w:rsidR="00F17670" w:rsidRPr="00F30F13">
        <w:rPr>
          <w:sz w:val="22"/>
          <w:szCs w:val="22"/>
          <w:u w:val="single"/>
          <w:lang w:val="uk-UA"/>
        </w:rPr>
        <w:t>та розраховані на дату його укладення з урахуванням наступних припущень</w:t>
      </w:r>
      <w:r w:rsidR="00F17670" w:rsidRPr="00F30F13">
        <w:rPr>
          <w:sz w:val="22"/>
          <w:szCs w:val="22"/>
          <w:lang w:val="uk-UA"/>
        </w:rPr>
        <w:t>:</w:t>
      </w:r>
    </w:p>
    <w:p w:rsidR="00F17670" w:rsidRPr="00F30F13" w:rsidRDefault="00F17670" w:rsidP="00011A26">
      <w:pPr>
        <w:numPr>
          <w:ilvl w:val="0"/>
          <w:numId w:val="47"/>
        </w:numPr>
        <w:ind w:left="993" w:hanging="426"/>
        <w:jc w:val="both"/>
        <w:rPr>
          <w:sz w:val="22"/>
          <w:szCs w:val="22"/>
          <w:lang w:val="uk-UA"/>
        </w:rPr>
      </w:pPr>
      <w:r w:rsidRPr="00F30F13">
        <w:rPr>
          <w:sz w:val="22"/>
          <w:szCs w:val="22"/>
          <w:lang w:val="uk-UA"/>
        </w:rPr>
        <w:t xml:space="preserve">Банк обчислив </w:t>
      </w:r>
      <w:r w:rsidR="00B51E62" w:rsidRPr="00F30F13">
        <w:rPr>
          <w:sz w:val="22"/>
          <w:szCs w:val="22"/>
          <w:lang w:val="uk-UA"/>
        </w:rPr>
        <w:t xml:space="preserve">орієнтовну </w:t>
      </w:r>
      <w:r w:rsidRPr="00F30F13">
        <w:rPr>
          <w:sz w:val="22"/>
          <w:szCs w:val="22"/>
          <w:lang w:val="uk-UA"/>
        </w:rPr>
        <w:t>реальну річну процентну ставку, базуючись на припущенні, що цей Договір залишається дійсним протягом строку дії, передбаченого умовами Договору, та що Банк і Позичальник виконають свої обов’язки на умовах та у строки, визначені в Договорі, а також на припущенні, що розмір процентної ставки, встановлений пунктом 2.4.1.2. Договору буде застосовуватись відповідно до умов Договору з _______________ року включно</w:t>
      </w:r>
      <w:r w:rsidRPr="00F30F13">
        <w:rPr>
          <w:color w:val="0000FF"/>
          <w:sz w:val="22"/>
          <w:szCs w:val="22"/>
          <w:lang w:val="uk-UA"/>
        </w:rPr>
        <w:t xml:space="preserve"> </w:t>
      </w:r>
      <w:r w:rsidRPr="00F30F13">
        <w:rPr>
          <w:i/>
          <w:color w:val="0000FF"/>
          <w:sz w:val="22"/>
          <w:szCs w:val="22"/>
          <w:lang w:val="uk-UA"/>
        </w:rPr>
        <w:t>(зазначається дата, наступна за визначеною рішенням кредитного комітету з роздрібного бізнесу датою закінчення періоду застосування процентної ставки для позичальників-працівників Банку)</w:t>
      </w:r>
      <w:r w:rsidRPr="00F30F13">
        <w:rPr>
          <w:sz w:val="22"/>
          <w:szCs w:val="22"/>
          <w:lang w:val="uk-UA"/>
        </w:rPr>
        <w:t>.</w:t>
      </w:r>
      <w:r w:rsidR="00AF3B4B" w:rsidRPr="00F30F13">
        <w:rPr>
          <w:sz w:val="22"/>
          <w:szCs w:val="22"/>
          <w:lang w:val="uk-UA"/>
        </w:rPr>
        <w:t xml:space="preserve"> Розмір орієнтовної реальної річної процентної ставки визначений у колонці «Реальна річна процентна ставка %» Таблиці обчислення загальної вартості кредиту для споживача та реальної річної процентної ставки за договором про споживчий кредит, що є Додатком №1 до цього Договору</w:t>
      </w:r>
    </w:p>
    <w:p w:rsidR="00F17670" w:rsidRPr="00F30F13" w:rsidRDefault="00F17670" w:rsidP="00011A26">
      <w:pPr>
        <w:numPr>
          <w:ilvl w:val="0"/>
          <w:numId w:val="47"/>
        </w:numPr>
        <w:ind w:left="994"/>
        <w:jc w:val="both"/>
        <w:rPr>
          <w:sz w:val="22"/>
          <w:szCs w:val="22"/>
          <w:lang w:val="uk-UA"/>
        </w:rPr>
      </w:pPr>
      <w:r w:rsidRPr="00F30F13">
        <w:rPr>
          <w:sz w:val="22"/>
          <w:szCs w:val="22"/>
          <w:lang w:val="uk-UA"/>
        </w:rPr>
        <w:t xml:space="preserve">Банк обчислив загальні витрати за споживчим кредитом, базуючись на припущенні, що платежі за послуги Банку залишатимуться незмінними та застосовуватимуться протягом строку дії Договору про споживчий кредит, оскільки цей Договір містить умови, що дозволяють зміну процентної ставки (зокрема в порядку зміни умов договору відповідно до </w:t>
      </w:r>
      <w:r w:rsidR="00C4686F" w:rsidRPr="00F30F13">
        <w:rPr>
          <w:sz w:val="22"/>
          <w:szCs w:val="22"/>
          <w:lang w:val="uk-UA"/>
        </w:rPr>
        <w:t>пункту 11.2 цього Договору</w:t>
      </w:r>
      <w:r w:rsidRPr="00F30F13">
        <w:rPr>
          <w:sz w:val="22"/>
          <w:szCs w:val="22"/>
          <w:lang w:val="uk-UA"/>
        </w:rPr>
        <w:t xml:space="preserve">) та/або інших платежів за послуги Банку, включених до загальних витрат за Кредитом, і така зміна не може бути визначена на момент обчислення </w:t>
      </w:r>
      <w:r w:rsidR="00B51E62" w:rsidRPr="00F30F13">
        <w:rPr>
          <w:sz w:val="22"/>
          <w:szCs w:val="22"/>
          <w:lang w:val="uk-UA"/>
        </w:rPr>
        <w:t xml:space="preserve">орієнтовної </w:t>
      </w:r>
      <w:r w:rsidRPr="00F30F13">
        <w:rPr>
          <w:sz w:val="22"/>
          <w:szCs w:val="22"/>
          <w:lang w:val="uk-UA"/>
        </w:rPr>
        <w:t>загальної вартості Кредиту</w:t>
      </w:r>
      <w:r w:rsidR="00AF3B4B" w:rsidRPr="00F30F13">
        <w:rPr>
          <w:sz w:val="22"/>
          <w:szCs w:val="22"/>
          <w:lang w:val="uk-UA"/>
        </w:rPr>
        <w:t xml:space="preserve">, розмір якої визначений у колонці «Загальна вартість кредиту, грн»  Таблиці обчислення загальної вартості кредиту для споживача та реальної річної процентної ставки за договором про споживчий кредит, що є Додатком №1 до цього Договору,   </w:t>
      </w:r>
      <w:r w:rsidRPr="00F30F13">
        <w:rPr>
          <w:sz w:val="22"/>
          <w:szCs w:val="22"/>
          <w:lang w:val="uk-UA"/>
        </w:rPr>
        <w:t xml:space="preserve"> та </w:t>
      </w:r>
      <w:r w:rsidR="00B51E62" w:rsidRPr="00F30F13">
        <w:rPr>
          <w:sz w:val="22"/>
          <w:szCs w:val="22"/>
          <w:lang w:val="uk-UA"/>
        </w:rPr>
        <w:t xml:space="preserve">орієнтовної </w:t>
      </w:r>
      <w:r w:rsidRPr="00F30F13">
        <w:rPr>
          <w:sz w:val="22"/>
          <w:szCs w:val="22"/>
          <w:lang w:val="uk-UA"/>
        </w:rPr>
        <w:t>реальної річної процентної ставки.</w:t>
      </w:r>
    </w:p>
    <w:p w:rsidR="00F17670" w:rsidRPr="00F30F13" w:rsidRDefault="00F17670" w:rsidP="00011A26">
      <w:pPr>
        <w:tabs>
          <w:tab w:val="left" w:pos="1134"/>
        </w:tabs>
        <w:ind w:left="994"/>
        <w:jc w:val="both"/>
        <w:rPr>
          <w:sz w:val="22"/>
          <w:szCs w:val="22"/>
          <w:lang w:val="uk-UA"/>
        </w:rPr>
      </w:pPr>
      <w:r w:rsidRPr="00F30F13">
        <w:rPr>
          <w:sz w:val="22"/>
          <w:szCs w:val="22"/>
          <w:lang w:val="uk-UA"/>
        </w:rPr>
        <w:t>Позичальник усвідомлює та беззаперечно погоджується, що зазначений в Додатку №1 до цього Договору графік платежів встановлює лише планові (орієнтовні) платежі за цим Договором на дату укладення цього Договору – фактичні строки та суми таких платежів можуть відрізнятись від планових та визначаються Банком самостійно в залежності від змін у датах платежів, сумах платежів та їх цільового призначення, та не потребують внесення відповідних змін до цього Договору.</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Договір - </w:t>
      </w:r>
      <w:r w:rsidRPr="00F30F13">
        <w:rPr>
          <w:sz w:val="22"/>
          <w:szCs w:val="22"/>
          <w:lang w:val="uk-UA"/>
        </w:rPr>
        <w:t xml:space="preserve">цей </w:t>
      </w:r>
      <w:r w:rsidRPr="00F30F13">
        <w:rPr>
          <w:color w:val="0000FF"/>
          <w:sz w:val="22"/>
          <w:szCs w:val="22"/>
          <w:lang w:val="uk-UA"/>
        </w:rPr>
        <w:t>Договір про споживчий кредит (для придбання транспортного засобу) №_________ від _____,</w:t>
      </w:r>
      <w:r w:rsidRPr="00F30F13">
        <w:rPr>
          <w:sz w:val="22"/>
          <w:szCs w:val="22"/>
          <w:lang w:val="uk-UA"/>
        </w:rPr>
        <w:t xml:space="preserve"> укладений між Банком та Позичальником, з усіма додатками та додатковими договорами до нього, у тому числі тими, які можуть бути укладені Сторонами в майбутньому.</w:t>
      </w:r>
    </w:p>
    <w:p w:rsidR="00F17670" w:rsidRPr="00F30F13" w:rsidRDefault="00F17670" w:rsidP="001363FE">
      <w:pPr>
        <w:numPr>
          <w:ilvl w:val="2"/>
          <w:numId w:val="17"/>
        </w:numPr>
        <w:tabs>
          <w:tab w:val="num" w:pos="993"/>
        </w:tabs>
        <w:ind w:left="993" w:hanging="709"/>
        <w:jc w:val="both"/>
        <w:rPr>
          <w:b/>
          <w:i/>
          <w:color w:val="FF0000"/>
          <w:sz w:val="22"/>
          <w:szCs w:val="22"/>
          <w:lang w:val="uk-UA"/>
        </w:rPr>
      </w:pPr>
      <w:r w:rsidRPr="00F30F13">
        <w:rPr>
          <w:b/>
          <w:i/>
          <w:sz w:val="22"/>
          <w:szCs w:val="22"/>
          <w:lang w:val="uk-UA"/>
        </w:rPr>
        <w:t xml:space="preserve">Договір купівлі-продажу Транспортного засобу  - </w:t>
      </w:r>
      <w:r w:rsidRPr="00F30F13">
        <w:rPr>
          <w:sz w:val="22"/>
          <w:szCs w:val="22"/>
          <w:lang w:val="uk-UA"/>
        </w:rPr>
        <w:t xml:space="preserve"> </w:t>
      </w:r>
      <w:r w:rsidRPr="00F30F13">
        <w:rPr>
          <w:color w:val="0000FF"/>
          <w:sz w:val="22"/>
          <w:szCs w:val="22"/>
          <w:lang w:val="uk-UA"/>
        </w:rPr>
        <w:t xml:space="preserve">Договір купівлі-продажу  № ____  від _________, </w:t>
      </w:r>
      <w:r w:rsidRPr="00F30F13">
        <w:rPr>
          <w:sz w:val="22"/>
          <w:szCs w:val="22"/>
          <w:lang w:val="uk-UA"/>
        </w:rPr>
        <w:t xml:space="preserve"> укладений між Позичальником</w:t>
      </w:r>
      <w:r w:rsidR="008954AA" w:rsidRPr="00F30F13">
        <w:rPr>
          <w:sz w:val="22"/>
          <w:szCs w:val="22"/>
          <w:lang w:val="uk-UA"/>
        </w:rPr>
        <w:t xml:space="preserve"> та</w:t>
      </w:r>
      <w:r w:rsidR="003323C1" w:rsidRPr="00F30F13">
        <w:rPr>
          <w:sz w:val="22"/>
          <w:szCs w:val="22"/>
          <w:lang w:val="uk-UA"/>
        </w:rPr>
        <w:t xml:space="preserve"> </w:t>
      </w:r>
      <w:r w:rsidRPr="00F30F13">
        <w:rPr>
          <w:sz w:val="22"/>
          <w:szCs w:val="22"/>
          <w:lang w:val="uk-UA"/>
        </w:rPr>
        <w:t>Продавцем</w:t>
      </w:r>
      <w:r w:rsidR="008954AA" w:rsidRPr="00F30F13">
        <w:rPr>
          <w:sz w:val="22"/>
          <w:szCs w:val="22"/>
          <w:lang w:val="uk-UA"/>
        </w:rPr>
        <w:t xml:space="preserve"> або між Позичальником, Продавцем</w:t>
      </w:r>
      <w:r w:rsidR="003323C1" w:rsidRPr="00F30F13">
        <w:rPr>
          <w:sz w:val="22"/>
          <w:szCs w:val="22"/>
          <w:lang w:val="uk-UA"/>
        </w:rPr>
        <w:t xml:space="preserve"> та Заставодавцем (якщо Заставодавець не є Позичальником)</w:t>
      </w:r>
      <w:r w:rsidRPr="00F30F13">
        <w:rPr>
          <w:sz w:val="22"/>
          <w:szCs w:val="22"/>
          <w:lang w:val="uk-UA"/>
        </w:rPr>
        <w:t xml:space="preserve">.  </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Документи забезпечення - </w:t>
      </w:r>
      <w:r w:rsidRPr="00F30F13">
        <w:rPr>
          <w:sz w:val="22"/>
          <w:szCs w:val="22"/>
          <w:lang w:val="uk-UA"/>
        </w:rPr>
        <w:t>будь-який документ (документи), що є та/або</w:t>
      </w:r>
      <w:r w:rsidRPr="00F30F13">
        <w:rPr>
          <w:color w:val="008080"/>
          <w:sz w:val="22"/>
          <w:szCs w:val="22"/>
          <w:lang w:val="uk-UA"/>
        </w:rPr>
        <w:t xml:space="preserve"> </w:t>
      </w:r>
      <w:r w:rsidRPr="00F30F13">
        <w:rPr>
          <w:sz w:val="22"/>
          <w:szCs w:val="22"/>
          <w:lang w:val="uk-UA"/>
        </w:rPr>
        <w:t>може бути складений Сторонами та/або Банком та третіми особами в</w:t>
      </w:r>
      <w:r w:rsidRPr="00F30F13">
        <w:rPr>
          <w:color w:val="FF0000"/>
          <w:sz w:val="22"/>
          <w:szCs w:val="22"/>
          <w:lang w:val="uk-UA"/>
        </w:rPr>
        <w:t xml:space="preserve"> </w:t>
      </w:r>
      <w:r w:rsidRPr="00F30F13">
        <w:rPr>
          <w:sz w:val="22"/>
          <w:szCs w:val="22"/>
          <w:lang w:val="uk-UA"/>
        </w:rPr>
        <w:t>забезпечення належного виконання Зобов’язання згідно з положеннями цього Договору.</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Законодавство - </w:t>
      </w:r>
      <w:r w:rsidRPr="00F30F13">
        <w:rPr>
          <w:sz w:val="22"/>
          <w:szCs w:val="22"/>
          <w:lang w:val="uk-UA"/>
        </w:rPr>
        <w:t>чинне законодавство України.</w:t>
      </w:r>
    </w:p>
    <w:p w:rsidR="00F17670" w:rsidRPr="00F30F13" w:rsidRDefault="00F17670" w:rsidP="001363FE">
      <w:pPr>
        <w:numPr>
          <w:ilvl w:val="2"/>
          <w:numId w:val="17"/>
        </w:numPr>
        <w:tabs>
          <w:tab w:val="num" w:pos="993"/>
        </w:tabs>
        <w:ind w:left="993" w:hanging="709"/>
        <w:jc w:val="both"/>
        <w:rPr>
          <w:sz w:val="22"/>
          <w:szCs w:val="22"/>
          <w:lang w:val="uk-UA"/>
        </w:rPr>
      </w:pPr>
      <w:r w:rsidRPr="00F30F13">
        <w:rPr>
          <w:b/>
          <w:i/>
          <w:sz w:val="22"/>
          <w:szCs w:val="22"/>
          <w:lang w:val="uk-UA"/>
        </w:rPr>
        <w:t xml:space="preserve">Закон про персональні дані - </w:t>
      </w:r>
      <w:r w:rsidRPr="00F30F13">
        <w:rPr>
          <w:sz w:val="22"/>
          <w:szCs w:val="22"/>
          <w:lang w:val="uk-UA"/>
        </w:rPr>
        <w:t>Закон України № 2297-VI від 01.06.2010 р. «Про захист персональних даних» (із змінами та доповненнями).</w:t>
      </w:r>
    </w:p>
    <w:p w:rsidR="00F17670" w:rsidRPr="00F30F13" w:rsidRDefault="00F17670" w:rsidP="001363FE">
      <w:pPr>
        <w:numPr>
          <w:ilvl w:val="2"/>
          <w:numId w:val="17"/>
        </w:numPr>
        <w:tabs>
          <w:tab w:val="num" w:pos="993"/>
        </w:tabs>
        <w:ind w:left="993" w:hanging="709"/>
        <w:jc w:val="both"/>
        <w:rPr>
          <w:sz w:val="22"/>
          <w:szCs w:val="22"/>
          <w:lang w:val="uk-UA"/>
        </w:rPr>
      </w:pPr>
      <w:r w:rsidRPr="00F30F13">
        <w:rPr>
          <w:b/>
          <w:i/>
          <w:sz w:val="22"/>
          <w:szCs w:val="22"/>
          <w:lang w:val="uk-UA"/>
        </w:rPr>
        <w:t>Закон про споживче кредитування –</w:t>
      </w:r>
      <w:r w:rsidRPr="00F30F13">
        <w:rPr>
          <w:sz w:val="22"/>
          <w:szCs w:val="22"/>
          <w:lang w:val="uk-UA"/>
        </w:rPr>
        <w:t xml:space="preserve"> Закон України № 1734-VIII від 15.11.2016 р. «Про споживче кредитування».</w:t>
      </w:r>
    </w:p>
    <w:p w:rsidR="00F17670" w:rsidRPr="00F30F13" w:rsidRDefault="00F17670" w:rsidP="001363FE">
      <w:pPr>
        <w:numPr>
          <w:ilvl w:val="2"/>
          <w:numId w:val="17"/>
        </w:numPr>
        <w:tabs>
          <w:tab w:val="num" w:pos="993"/>
        </w:tabs>
        <w:ind w:left="993" w:hanging="709"/>
        <w:jc w:val="both"/>
        <w:rPr>
          <w:b/>
          <w:i/>
          <w:sz w:val="22"/>
          <w:szCs w:val="22"/>
          <w:lang w:val="uk-UA"/>
        </w:rPr>
      </w:pPr>
      <w:r w:rsidRPr="00F30F13">
        <w:rPr>
          <w:b/>
          <w:i/>
          <w:sz w:val="22"/>
          <w:szCs w:val="22"/>
          <w:lang w:val="uk-UA"/>
        </w:rPr>
        <w:t>Законодавство про</w:t>
      </w:r>
      <w:r w:rsidR="00987A26" w:rsidRPr="00F30F13">
        <w:rPr>
          <w:b/>
          <w:i/>
          <w:sz w:val="22"/>
          <w:szCs w:val="22"/>
          <w:lang w:val="uk-UA"/>
        </w:rPr>
        <w:t xml:space="preserve"> протидію</w:t>
      </w:r>
      <w:r w:rsidRPr="00F30F13">
        <w:rPr>
          <w:b/>
          <w:i/>
          <w:sz w:val="22"/>
          <w:szCs w:val="22"/>
          <w:lang w:val="uk-UA"/>
        </w:rPr>
        <w:t xml:space="preserve"> легалізаці</w:t>
      </w:r>
      <w:r w:rsidR="00987A26" w:rsidRPr="00F30F13">
        <w:rPr>
          <w:b/>
          <w:i/>
          <w:sz w:val="22"/>
          <w:szCs w:val="22"/>
          <w:lang w:val="uk-UA"/>
        </w:rPr>
        <w:t>ї</w:t>
      </w:r>
      <w:r w:rsidRPr="00F30F13">
        <w:rPr>
          <w:b/>
          <w:i/>
          <w:sz w:val="22"/>
          <w:szCs w:val="22"/>
          <w:lang w:val="uk-UA"/>
        </w:rPr>
        <w:t xml:space="preserve"> </w:t>
      </w:r>
      <w:r w:rsidRPr="00F30F13">
        <w:rPr>
          <w:sz w:val="22"/>
          <w:szCs w:val="22"/>
          <w:lang w:val="uk-UA"/>
        </w:rPr>
        <w:t>- законодавство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w:t>
      </w:r>
    </w:p>
    <w:p w:rsidR="003323C1" w:rsidRPr="00F30F13" w:rsidRDefault="003323C1" w:rsidP="001363FE">
      <w:pPr>
        <w:numPr>
          <w:ilvl w:val="2"/>
          <w:numId w:val="17"/>
        </w:numPr>
        <w:tabs>
          <w:tab w:val="num" w:pos="993"/>
        </w:tabs>
        <w:ind w:left="993" w:hanging="709"/>
        <w:jc w:val="both"/>
        <w:rPr>
          <w:b/>
          <w:i/>
          <w:sz w:val="22"/>
          <w:szCs w:val="22"/>
          <w:lang w:val="uk-UA"/>
        </w:rPr>
      </w:pPr>
      <w:r w:rsidRPr="00F30F13">
        <w:rPr>
          <w:b/>
          <w:i/>
          <w:sz w:val="22"/>
          <w:szCs w:val="22"/>
          <w:lang w:val="uk-UA"/>
        </w:rPr>
        <w:t>Заставодавець - _______________</w:t>
      </w:r>
      <w:r w:rsidRPr="00F30F13">
        <w:rPr>
          <w:i/>
          <w:sz w:val="22"/>
          <w:szCs w:val="22"/>
          <w:lang w:val="uk-UA"/>
        </w:rPr>
        <w:t>(зазначається ПІБ (реєстраційний номер облікової картки платника податку</w:t>
      </w:r>
      <w:r w:rsidR="00803B36" w:rsidRPr="00F30F13">
        <w:rPr>
          <w:i/>
          <w:sz w:val="22"/>
          <w:szCs w:val="22"/>
          <w:lang w:val="uk-UA"/>
        </w:rPr>
        <w:t xml:space="preserve"> </w:t>
      </w:r>
      <w:r w:rsidR="00803B36" w:rsidRPr="00F30F13">
        <w:rPr>
          <w:i/>
          <w:color w:val="0000FF"/>
          <w:sz w:val="22"/>
          <w:szCs w:val="22"/>
          <w:lang w:val="uk-UA"/>
        </w:rPr>
        <w:t>(за наявності)</w:t>
      </w:r>
      <w:r w:rsidRPr="00F30F13">
        <w:rPr>
          <w:i/>
          <w:sz w:val="22"/>
          <w:szCs w:val="22"/>
          <w:lang w:val="uk-UA"/>
        </w:rPr>
        <w:t>)</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Збитки – </w:t>
      </w:r>
      <w:r w:rsidRPr="00F30F13">
        <w:rPr>
          <w:sz w:val="22"/>
          <w:szCs w:val="22"/>
          <w:lang w:val="uk-UA"/>
        </w:rPr>
        <w:t>витрати та збитки будь-якої зі Сторін, що сталися внаслідок невиконання або неналежного виконання умов цього Договору, знищення, втрати або пошкодження майна (грошових коштів), що належить Стороні, а також неотримання доходів, які могли бути отримані, якби зобов’язана Сторона виконала свої зобов’язання належним чином</w:t>
      </w:r>
      <w:r w:rsidRPr="00F30F13">
        <w:rPr>
          <w:color w:val="008080"/>
          <w:sz w:val="22"/>
          <w:szCs w:val="22"/>
          <w:lang w:val="uk-UA"/>
        </w:rPr>
        <w:t xml:space="preserve"> </w:t>
      </w:r>
      <w:r w:rsidRPr="00F30F13">
        <w:rPr>
          <w:color w:val="000000"/>
          <w:sz w:val="22"/>
          <w:szCs w:val="22"/>
          <w:lang w:val="uk-UA"/>
        </w:rPr>
        <w:t>у</w:t>
      </w:r>
      <w:r w:rsidRPr="00F30F13">
        <w:rPr>
          <w:sz w:val="22"/>
          <w:szCs w:val="22"/>
          <w:lang w:val="uk-UA"/>
        </w:rPr>
        <w:t xml:space="preserve"> порядку, передбаченому цим Договором.</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Зобов’язання - </w:t>
      </w:r>
      <w:r w:rsidRPr="00F30F13">
        <w:rPr>
          <w:sz w:val="22"/>
          <w:szCs w:val="22"/>
          <w:lang w:val="uk-UA"/>
        </w:rPr>
        <w:t>зобов’язання Позичальника перед Банком щодо повернення суми отриманого відповідно до умов цього Договору Кредиту, сплати процентів за користування Кредитом, штрафних санкцій, а також комісій, відшкодування спричинених Банку Збитків, та інших платежів, що підлягають сплаті згідно з умовами цього Договору.</w:t>
      </w:r>
    </w:p>
    <w:p w:rsidR="00BF289F" w:rsidRPr="00F30F13" w:rsidRDefault="00BF289F" w:rsidP="001363FE">
      <w:pPr>
        <w:numPr>
          <w:ilvl w:val="2"/>
          <w:numId w:val="17"/>
        </w:numPr>
        <w:tabs>
          <w:tab w:val="num" w:pos="993"/>
        </w:tabs>
        <w:ind w:left="993" w:hanging="709"/>
        <w:jc w:val="both"/>
        <w:rPr>
          <w:b/>
          <w:sz w:val="22"/>
          <w:szCs w:val="22"/>
          <w:lang w:val="uk-UA"/>
        </w:rPr>
      </w:pPr>
      <w:r w:rsidRPr="00F30F13">
        <w:rPr>
          <w:b/>
          <w:i/>
          <w:sz w:val="22"/>
          <w:szCs w:val="22"/>
          <w:lang w:val="uk-UA"/>
        </w:rPr>
        <w:t>Колекторська компанія</w:t>
      </w:r>
      <w:r w:rsidRPr="00F30F13">
        <w:rPr>
          <w:sz w:val="22"/>
          <w:szCs w:val="22"/>
          <w:lang w:val="uk-UA"/>
        </w:rPr>
        <w:t xml:space="preserve"> – юридична особа (у тому числі небанківська фінансова установа, яка відповідно до закону має право надавати кошти у позику, в тому числі на умовах фінансового кредиту, та/або послуги з факторингу), включена до реєстру колекторських компаній, яка в інтересах кредитодавця (первісного кредитора) та/або нового кредитора (у разі заміни первісного кредитора) відповідно до договору з таким кредитодавцем та/або новим кредитором має право здійснювати врегулювання простроченої заборгованості</w:t>
      </w:r>
    </w:p>
    <w:p w:rsidR="00F17670" w:rsidRPr="00F30F13"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Кредит - </w:t>
      </w:r>
      <w:r w:rsidRPr="00F30F13">
        <w:rPr>
          <w:sz w:val="22"/>
          <w:szCs w:val="22"/>
          <w:lang w:val="uk-UA"/>
        </w:rPr>
        <w:t xml:space="preserve">грошові кошти Банку, що підлягають видачі Позичальнику </w:t>
      </w:r>
      <w:r w:rsidR="00AA3E1D" w:rsidRPr="00F30F13">
        <w:rPr>
          <w:sz w:val="22"/>
          <w:szCs w:val="22"/>
          <w:lang w:val="uk-UA"/>
        </w:rPr>
        <w:t xml:space="preserve">на умовах споживчого кредиту </w:t>
      </w:r>
      <w:r w:rsidRPr="00F30F13">
        <w:rPr>
          <w:sz w:val="22"/>
          <w:szCs w:val="22"/>
          <w:lang w:val="uk-UA"/>
        </w:rPr>
        <w:t>та поверненню останнім до Банку в порядку та на умовах, визначених цим Договором.</w:t>
      </w:r>
    </w:p>
    <w:p w:rsidR="00BF289F" w:rsidRPr="00F30F13" w:rsidRDefault="00BF289F"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Новий кредитор – </w:t>
      </w:r>
      <w:r w:rsidRPr="00F30F13">
        <w:rPr>
          <w:sz w:val="22"/>
          <w:szCs w:val="22"/>
          <w:lang w:val="uk-UA"/>
        </w:rPr>
        <w:t xml:space="preserve">особа, яка у встановленому законодавством порядку набула за цивільно-правовим договором або з інших підстав заміни кредитора у зобов’язанні право вимоги за договором про споживчий кредит або іншим договором, передбаченим </w:t>
      </w:r>
      <w:hyperlink r:id="rId9" w:anchor="n24" w:history="1">
        <w:r w:rsidRPr="00F30F13">
          <w:rPr>
            <w:sz w:val="22"/>
            <w:szCs w:val="22"/>
            <w:lang w:val="uk-UA"/>
          </w:rPr>
          <w:t>частиною другою</w:t>
        </w:r>
      </w:hyperlink>
      <w:r w:rsidRPr="00F30F13">
        <w:rPr>
          <w:sz w:val="22"/>
          <w:szCs w:val="22"/>
          <w:lang w:val="uk-UA"/>
        </w:rPr>
        <w:t xml:space="preserve"> статті 3 Закону про споживче кредитування.</w:t>
      </w:r>
    </w:p>
    <w:p w:rsidR="001A19A2" w:rsidRPr="00F30F13" w:rsidRDefault="001A19A2" w:rsidP="00F30F13">
      <w:pPr>
        <w:numPr>
          <w:ilvl w:val="2"/>
          <w:numId w:val="17"/>
        </w:numPr>
        <w:tabs>
          <w:tab w:val="num" w:pos="993"/>
        </w:tabs>
        <w:ind w:left="1134" w:hanging="850"/>
        <w:jc w:val="both"/>
        <w:rPr>
          <w:sz w:val="22"/>
          <w:szCs w:val="22"/>
          <w:lang w:val="uk-UA"/>
        </w:rPr>
      </w:pPr>
      <w:r w:rsidRPr="00F30F13">
        <w:rPr>
          <w:b/>
          <w:i/>
          <w:sz w:val="22"/>
          <w:szCs w:val="22"/>
          <w:lang w:val="uk-UA"/>
        </w:rPr>
        <w:t>Операційний день</w:t>
      </w:r>
      <w:r w:rsidRPr="00F30F13">
        <w:rPr>
          <w:b/>
          <w:sz w:val="22"/>
          <w:szCs w:val="22"/>
          <w:lang w:val="uk-UA"/>
        </w:rPr>
        <w:t xml:space="preserve"> - </w:t>
      </w:r>
      <w:r w:rsidRPr="00F30F13">
        <w:rPr>
          <w:sz w:val="22"/>
          <w:szCs w:val="22"/>
        </w:rPr>
        <w:t>день, протягом якого Банк надає послуги</w:t>
      </w:r>
      <w:r w:rsidRPr="00F30F13">
        <w:rPr>
          <w:sz w:val="22"/>
          <w:szCs w:val="22"/>
          <w:lang w:val="uk-UA"/>
        </w:rPr>
        <w:t>.</w:t>
      </w:r>
    </w:p>
    <w:p w:rsidR="00F17670" w:rsidRPr="000B2B21" w:rsidRDefault="00F17670" w:rsidP="001363FE">
      <w:pPr>
        <w:numPr>
          <w:ilvl w:val="2"/>
          <w:numId w:val="17"/>
        </w:numPr>
        <w:tabs>
          <w:tab w:val="num" w:pos="993"/>
        </w:tabs>
        <w:ind w:left="993" w:hanging="709"/>
        <w:jc w:val="both"/>
        <w:rPr>
          <w:b/>
          <w:sz w:val="22"/>
          <w:szCs w:val="22"/>
          <w:lang w:val="uk-UA"/>
        </w:rPr>
      </w:pPr>
      <w:r w:rsidRPr="00F30F13">
        <w:rPr>
          <w:b/>
          <w:i/>
          <w:sz w:val="22"/>
          <w:szCs w:val="22"/>
          <w:lang w:val="uk-UA"/>
        </w:rPr>
        <w:t xml:space="preserve">Основна сума боргу - </w:t>
      </w:r>
      <w:r w:rsidRPr="00F30F13">
        <w:rPr>
          <w:sz w:val="22"/>
          <w:szCs w:val="22"/>
          <w:lang w:val="uk-UA"/>
        </w:rPr>
        <w:t>заборгованість за фактично наданими кредитними коштами за цим Договором.</w:t>
      </w:r>
    </w:p>
    <w:p w:rsidR="00F17670" w:rsidRPr="00F30F13" w:rsidRDefault="00F17670" w:rsidP="001363FE">
      <w:pPr>
        <w:numPr>
          <w:ilvl w:val="2"/>
          <w:numId w:val="17"/>
        </w:numPr>
        <w:tabs>
          <w:tab w:val="num" w:pos="993"/>
        </w:tabs>
        <w:ind w:left="993" w:hanging="709"/>
        <w:jc w:val="both"/>
        <w:rPr>
          <w:sz w:val="22"/>
          <w:szCs w:val="22"/>
          <w:lang w:val="uk-UA"/>
        </w:rPr>
      </w:pPr>
      <w:r w:rsidRPr="00F30F13">
        <w:rPr>
          <w:b/>
          <w:i/>
          <w:sz w:val="22"/>
          <w:szCs w:val="22"/>
          <w:lang w:val="uk-UA"/>
        </w:rPr>
        <w:t xml:space="preserve">Поточний рахунок – </w:t>
      </w:r>
      <w:r w:rsidRPr="00F30F13">
        <w:rPr>
          <w:sz w:val="22"/>
          <w:szCs w:val="22"/>
          <w:lang w:val="uk-UA"/>
        </w:rPr>
        <w:t xml:space="preserve">відкритий Позичальником у Банку поточний рахунок </w:t>
      </w:r>
      <w:r w:rsidRPr="00F30F13">
        <w:rPr>
          <w:i/>
          <w:color w:val="0000FF"/>
          <w:sz w:val="22"/>
          <w:szCs w:val="22"/>
          <w:lang w:val="uk-UA"/>
        </w:rPr>
        <w:t xml:space="preserve">№______________  </w:t>
      </w:r>
      <w:r w:rsidRPr="00F30F13">
        <w:rPr>
          <w:sz w:val="22"/>
          <w:szCs w:val="22"/>
          <w:lang w:val="uk-UA"/>
        </w:rPr>
        <w:t>для здійснення розрахунково-касового обслуговування Позичальника, в тому числі  з обслуговування  Кредиту.</w:t>
      </w:r>
    </w:p>
    <w:p w:rsidR="00F17670" w:rsidRPr="00F30F13" w:rsidRDefault="00F17670" w:rsidP="001363FE">
      <w:pPr>
        <w:numPr>
          <w:ilvl w:val="2"/>
          <w:numId w:val="17"/>
        </w:numPr>
        <w:tabs>
          <w:tab w:val="num" w:pos="993"/>
        </w:tabs>
        <w:ind w:left="993" w:hanging="709"/>
        <w:jc w:val="both"/>
        <w:rPr>
          <w:sz w:val="22"/>
          <w:szCs w:val="22"/>
          <w:lang w:val="uk-UA"/>
        </w:rPr>
      </w:pPr>
      <w:r w:rsidRPr="00F30F13">
        <w:rPr>
          <w:b/>
          <w:i/>
          <w:sz w:val="22"/>
          <w:szCs w:val="22"/>
          <w:lang w:val="uk-UA"/>
        </w:rPr>
        <w:t xml:space="preserve">Предмет застави  </w:t>
      </w:r>
      <w:r w:rsidRPr="00F30F13">
        <w:rPr>
          <w:sz w:val="22"/>
          <w:szCs w:val="22"/>
          <w:lang w:val="uk-UA"/>
        </w:rPr>
        <w:t>–  рухоме майно, що передається в заставу Банку з метою забезпечення виконання Зобов’язання за цим Договором.</w:t>
      </w:r>
    </w:p>
    <w:p w:rsidR="00F17670" w:rsidRPr="00F30F13" w:rsidRDefault="00F17670" w:rsidP="001363FE">
      <w:pPr>
        <w:numPr>
          <w:ilvl w:val="2"/>
          <w:numId w:val="17"/>
        </w:numPr>
        <w:tabs>
          <w:tab w:val="num" w:pos="993"/>
        </w:tabs>
        <w:ind w:left="993" w:hanging="709"/>
        <w:jc w:val="both"/>
        <w:rPr>
          <w:sz w:val="22"/>
          <w:szCs w:val="22"/>
          <w:lang w:val="uk-UA"/>
        </w:rPr>
      </w:pPr>
      <w:r w:rsidRPr="00F30F13">
        <w:rPr>
          <w:b/>
          <w:i/>
          <w:sz w:val="22"/>
          <w:szCs w:val="22"/>
          <w:lang w:val="uk-UA"/>
        </w:rPr>
        <w:t>Продавець</w:t>
      </w:r>
      <w:r w:rsidRPr="00F30F13">
        <w:rPr>
          <w:b/>
          <w:i/>
          <w:color w:val="FF0000"/>
          <w:sz w:val="22"/>
          <w:szCs w:val="22"/>
          <w:lang w:val="uk-UA"/>
        </w:rPr>
        <w:t xml:space="preserve"> </w:t>
      </w:r>
      <w:r w:rsidR="00CF7078" w:rsidRPr="00F30F13">
        <w:rPr>
          <w:b/>
          <w:i/>
          <w:sz w:val="22"/>
          <w:szCs w:val="22"/>
          <w:lang w:val="uk-UA"/>
        </w:rPr>
        <w:t>–</w:t>
      </w:r>
      <w:r w:rsidRPr="00F30F13">
        <w:rPr>
          <w:b/>
          <w:i/>
          <w:sz w:val="22"/>
          <w:szCs w:val="22"/>
          <w:lang w:val="uk-UA"/>
        </w:rPr>
        <w:t xml:space="preserve"> </w:t>
      </w:r>
      <w:r w:rsidRPr="00F30F13">
        <w:rPr>
          <w:b/>
          <w:i/>
          <w:color w:val="0000FF"/>
          <w:sz w:val="22"/>
          <w:szCs w:val="22"/>
          <w:lang w:val="uk-UA"/>
        </w:rPr>
        <w:t>_______________</w:t>
      </w:r>
      <w:r w:rsidRPr="00F30F13">
        <w:rPr>
          <w:i/>
          <w:color w:val="0000FF"/>
          <w:sz w:val="22"/>
          <w:szCs w:val="22"/>
          <w:lang w:val="uk-UA"/>
        </w:rPr>
        <w:t xml:space="preserve">(зазначається найменування </w:t>
      </w:r>
      <w:r w:rsidRPr="00F30F13">
        <w:rPr>
          <w:i/>
          <w:color w:val="0033CC"/>
          <w:sz w:val="22"/>
          <w:szCs w:val="22"/>
          <w:lang w:val="uk-UA"/>
        </w:rPr>
        <w:t xml:space="preserve">Продавця (Автосалону), </w:t>
      </w:r>
      <w:r w:rsidRPr="00F30F13">
        <w:rPr>
          <w:i/>
          <w:color w:val="0000FF"/>
          <w:sz w:val="22"/>
          <w:szCs w:val="22"/>
          <w:lang w:val="uk-UA"/>
        </w:rPr>
        <w:t>ідентифікаційний код).</w:t>
      </w:r>
    </w:p>
    <w:p w:rsidR="001D2D3A" w:rsidRPr="00F30F13" w:rsidRDefault="001D2D3A" w:rsidP="001363FE">
      <w:pPr>
        <w:numPr>
          <w:ilvl w:val="2"/>
          <w:numId w:val="17"/>
        </w:numPr>
        <w:tabs>
          <w:tab w:val="num" w:pos="993"/>
        </w:tabs>
        <w:ind w:left="993" w:hanging="709"/>
        <w:jc w:val="both"/>
        <w:rPr>
          <w:sz w:val="22"/>
          <w:szCs w:val="22"/>
          <w:lang w:val="uk-UA"/>
        </w:rPr>
      </w:pPr>
      <w:r w:rsidRPr="00F30F13">
        <w:rPr>
          <w:b/>
          <w:i/>
          <w:sz w:val="22"/>
          <w:szCs w:val="22"/>
          <w:lang w:val="uk-UA"/>
        </w:rPr>
        <w:t>Політично значущі особи</w:t>
      </w:r>
      <w:r w:rsidRPr="00F30F13">
        <w:rPr>
          <w:sz w:val="22"/>
          <w:szCs w:val="22"/>
          <w:lang w:val="uk-UA"/>
        </w:rPr>
        <w:t xml:space="preserve"> </w:t>
      </w:r>
      <w:r w:rsidRPr="00F30F13">
        <w:rPr>
          <w:spacing w:val="-2"/>
          <w:sz w:val="22"/>
          <w:szCs w:val="22"/>
          <w:lang w:val="uk-UA"/>
        </w:rPr>
        <w:sym w:font="Symbol" w:char="F02D"/>
      </w:r>
      <w:r w:rsidRPr="00F30F13">
        <w:rPr>
          <w:sz w:val="22"/>
          <w:szCs w:val="22"/>
          <w:lang w:val="uk-UA"/>
        </w:rPr>
        <w:t xml:space="preserve"> фізичні особи, які є національними, іноземними публічними діячами та діячами, які виконують публічні функції в міжнародних організаціях.</w:t>
      </w:r>
    </w:p>
    <w:p w:rsidR="00BF289F" w:rsidRPr="00D82C65" w:rsidRDefault="00BF289F" w:rsidP="001363FE">
      <w:pPr>
        <w:numPr>
          <w:ilvl w:val="2"/>
          <w:numId w:val="17"/>
        </w:numPr>
        <w:tabs>
          <w:tab w:val="num" w:pos="993"/>
        </w:tabs>
        <w:ind w:left="993" w:hanging="709"/>
        <w:jc w:val="both"/>
        <w:rPr>
          <w:b/>
          <w:sz w:val="22"/>
          <w:szCs w:val="22"/>
          <w:lang w:val="uk-UA"/>
        </w:rPr>
      </w:pPr>
      <w:r w:rsidRPr="00F30F13">
        <w:rPr>
          <w:b/>
          <w:i/>
          <w:sz w:val="22"/>
          <w:szCs w:val="22"/>
          <w:lang w:val="uk-UA"/>
        </w:rPr>
        <w:t>Реєстр колекторських компаній</w:t>
      </w:r>
      <w:r w:rsidRPr="00F30F13">
        <w:rPr>
          <w:sz w:val="22"/>
          <w:szCs w:val="22"/>
          <w:lang w:val="uk-UA"/>
        </w:rPr>
        <w:t xml:space="preserve"> - система одержання, накопичення, зберігання, використання та поширення інформації (даних) про колекторські компанії.</w:t>
      </w:r>
    </w:p>
    <w:p w:rsidR="0050014D" w:rsidRPr="00F30F13" w:rsidRDefault="001D2D3A" w:rsidP="001363FE">
      <w:pPr>
        <w:numPr>
          <w:ilvl w:val="2"/>
          <w:numId w:val="17"/>
        </w:numPr>
        <w:tabs>
          <w:tab w:val="num" w:pos="993"/>
        </w:tabs>
        <w:ind w:left="993" w:hanging="709"/>
        <w:jc w:val="both"/>
        <w:rPr>
          <w:sz w:val="22"/>
          <w:szCs w:val="22"/>
          <w:lang w:val="uk-UA"/>
        </w:rPr>
      </w:pPr>
      <w:r w:rsidRPr="00F30F13">
        <w:rPr>
          <w:b/>
          <w:i/>
          <w:sz w:val="22"/>
          <w:szCs w:val="22"/>
          <w:lang w:val="uk-UA"/>
        </w:rPr>
        <w:t>Особи, пов’язані з політично значущими особами</w:t>
      </w:r>
      <w:r w:rsidRPr="00F30F13">
        <w:rPr>
          <w:sz w:val="22"/>
          <w:szCs w:val="22"/>
          <w:lang w:val="uk-UA"/>
        </w:rPr>
        <w:t xml:space="preserve"> </w:t>
      </w:r>
      <w:r w:rsidRPr="00F30F13">
        <w:rPr>
          <w:spacing w:val="-2"/>
          <w:sz w:val="22"/>
          <w:szCs w:val="22"/>
          <w:lang w:val="uk-UA"/>
        </w:rPr>
        <w:sym w:font="Symbol" w:char="F02D"/>
      </w:r>
      <w:r w:rsidRPr="00F30F13">
        <w:rPr>
          <w:sz w:val="22"/>
          <w:szCs w:val="22"/>
          <w:lang w:val="uk-UA"/>
        </w:rPr>
        <w:t xml:space="preserve"> фізичні особи, </w:t>
      </w:r>
      <w:r w:rsidRPr="00F30F13">
        <w:rPr>
          <w:noProof/>
          <w:sz w:val="22"/>
          <w:szCs w:val="22"/>
          <w:lang w:val="uk-UA"/>
        </w:rPr>
        <w:t xml:space="preserve">які відповідають хоча б одному з таких критеріїв: </w:t>
      </w:r>
    </w:p>
    <w:p w:rsidR="0050014D" w:rsidRPr="00F30F13" w:rsidRDefault="001D2D3A" w:rsidP="00F316B5">
      <w:pPr>
        <w:numPr>
          <w:ilvl w:val="0"/>
          <w:numId w:val="61"/>
        </w:numPr>
        <w:ind w:left="993" w:firstLine="0"/>
        <w:jc w:val="both"/>
        <w:rPr>
          <w:sz w:val="22"/>
          <w:szCs w:val="22"/>
          <w:lang w:val="uk-UA"/>
        </w:rPr>
      </w:pPr>
      <w:r w:rsidRPr="00F30F13">
        <w:rPr>
          <w:sz w:val="22"/>
          <w:szCs w:val="22"/>
          <w:lang w:val="uk-UA"/>
        </w:rPr>
        <w:t xml:space="preserve">відомо, що такі особи мають спільне з політично значущою особою </w:t>
      </w:r>
      <w:proofErr w:type="spellStart"/>
      <w:r w:rsidRPr="00F30F13">
        <w:rPr>
          <w:sz w:val="22"/>
          <w:szCs w:val="22"/>
          <w:lang w:val="uk-UA"/>
        </w:rPr>
        <w:t>бенефіціарне</w:t>
      </w:r>
      <w:proofErr w:type="spellEnd"/>
      <w:r w:rsidRPr="00F30F13">
        <w:rPr>
          <w:sz w:val="22"/>
          <w:szCs w:val="22"/>
          <w:lang w:val="uk-UA"/>
        </w:rPr>
        <w:t xml:space="preserve"> володіння юридичною особою, трастом або іншим подібним правовим утворенням або мають будь-які інші тісні ділові зв’язки з політично значущими особами; </w:t>
      </w:r>
    </w:p>
    <w:p w:rsidR="00F17670" w:rsidRPr="001211B7" w:rsidRDefault="001D2D3A" w:rsidP="00F316B5">
      <w:pPr>
        <w:numPr>
          <w:ilvl w:val="0"/>
          <w:numId w:val="61"/>
        </w:numPr>
        <w:ind w:left="993" w:firstLine="0"/>
        <w:jc w:val="both"/>
        <w:rPr>
          <w:sz w:val="22"/>
          <w:szCs w:val="22"/>
          <w:lang w:val="uk-UA"/>
        </w:rPr>
      </w:pPr>
      <w:r w:rsidRPr="001211B7">
        <w:rPr>
          <w:sz w:val="22"/>
          <w:szCs w:val="22"/>
          <w:lang w:val="uk-UA"/>
        </w:rPr>
        <w:t>є кінцевими бенефіціарними власниками юридичної особи, трасту або іншого подібного правового утворення, про які відомо, що вони де-факто були утворені для вигоди політично значущих осіб.</w:t>
      </w:r>
    </w:p>
    <w:p w:rsidR="00F17670" w:rsidRPr="001211B7" w:rsidRDefault="00F17670" w:rsidP="001363FE">
      <w:pPr>
        <w:numPr>
          <w:ilvl w:val="2"/>
          <w:numId w:val="17"/>
        </w:numPr>
        <w:tabs>
          <w:tab w:val="num" w:pos="993"/>
        </w:tabs>
        <w:ind w:left="993" w:hanging="709"/>
        <w:jc w:val="both"/>
        <w:rPr>
          <w:b/>
          <w:sz w:val="22"/>
          <w:szCs w:val="22"/>
          <w:lang w:val="uk-UA"/>
        </w:rPr>
      </w:pPr>
      <w:r w:rsidRPr="001211B7">
        <w:rPr>
          <w:b/>
          <w:i/>
          <w:sz w:val="22"/>
          <w:szCs w:val="22"/>
          <w:lang w:val="uk-UA"/>
        </w:rPr>
        <w:t xml:space="preserve">Сторона - </w:t>
      </w:r>
      <w:r w:rsidRPr="001211B7">
        <w:rPr>
          <w:sz w:val="22"/>
          <w:szCs w:val="22"/>
          <w:lang w:val="uk-UA"/>
        </w:rPr>
        <w:t>або Банк, або Позичальник, залежно від обставин.</w:t>
      </w:r>
    </w:p>
    <w:p w:rsidR="00F17670" w:rsidRPr="001211B7" w:rsidRDefault="00B51E62" w:rsidP="001363FE">
      <w:pPr>
        <w:numPr>
          <w:ilvl w:val="2"/>
          <w:numId w:val="17"/>
        </w:numPr>
        <w:tabs>
          <w:tab w:val="num" w:pos="993"/>
        </w:tabs>
        <w:ind w:left="993" w:hanging="709"/>
        <w:jc w:val="both"/>
        <w:rPr>
          <w:b/>
          <w:sz w:val="22"/>
          <w:szCs w:val="22"/>
          <w:lang w:val="uk-UA"/>
        </w:rPr>
      </w:pPr>
      <w:r w:rsidRPr="001211B7">
        <w:rPr>
          <w:b/>
          <w:i/>
          <w:sz w:val="22"/>
          <w:szCs w:val="22"/>
          <w:lang w:val="uk-UA"/>
        </w:rPr>
        <w:t>С</w:t>
      </w:r>
      <w:r w:rsidR="00F17670" w:rsidRPr="001211B7">
        <w:rPr>
          <w:b/>
          <w:i/>
          <w:sz w:val="22"/>
          <w:szCs w:val="22"/>
          <w:lang w:val="uk-UA"/>
        </w:rPr>
        <w:t xml:space="preserve">трок/термін - </w:t>
      </w:r>
      <w:r w:rsidR="00F17670" w:rsidRPr="001211B7">
        <w:rPr>
          <w:sz w:val="22"/>
          <w:szCs w:val="22"/>
          <w:lang w:val="uk-UA"/>
        </w:rPr>
        <w:t>визначені часові умови (календарні дати, проміжки часу або настання певної події) виконання  Сторонами зобов’язань за цим Договором.</w:t>
      </w:r>
    </w:p>
    <w:p w:rsidR="00F17670" w:rsidRPr="001211B7" w:rsidRDefault="00F17670" w:rsidP="001363FE">
      <w:pPr>
        <w:numPr>
          <w:ilvl w:val="2"/>
          <w:numId w:val="17"/>
        </w:numPr>
        <w:tabs>
          <w:tab w:val="num" w:pos="993"/>
        </w:tabs>
        <w:ind w:left="993" w:hanging="709"/>
        <w:jc w:val="both"/>
        <w:rPr>
          <w:sz w:val="22"/>
          <w:szCs w:val="22"/>
          <w:lang w:val="uk-UA"/>
        </w:rPr>
      </w:pPr>
      <w:r w:rsidRPr="001211B7">
        <w:rPr>
          <w:b/>
          <w:i/>
          <w:sz w:val="22"/>
          <w:szCs w:val="22"/>
          <w:lang w:val="uk-UA"/>
        </w:rPr>
        <w:t xml:space="preserve">Транспортний засіб </w:t>
      </w:r>
      <w:r w:rsidRPr="001211B7">
        <w:rPr>
          <w:b/>
          <w:sz w:val="22"/>
          <w:szCs w:val="22"/>
          <w:lang w:val="uk-UA"/>
        </w:rPr>
        <w:t xml:space="preserve">– </w:t>
      </w:r>
      <w:r w:rsidRPr="001211B7">
        <w:rPr>
          <w:sz w:val="22"/>
          <w:szCs w:val="22"/>
          <w:lang w:val="uk-UA"/>
        </w:rPr>
        <w:t>автомобіль</w:t>
      </w:r>
      <w:r w:rsidR="00A2552D" w:rsidRPr="001211B7">
        <w:rPr>
          <w:sz w:val="22"/>
          <w:szCs w:val="22"/>
          <w:lang w:val="uk-UA"/>
        </w:rPr>
        <w:t>/мотоцикл</w:t>
      </w:r>
      <w:r w:rsidR="008D3FC5" w:rsidRPr="001211B7">
        <w:rPr>
          <w:sz w:val="22"/>
          <w:szCs w:val="22"/>
          <w:lang w:val="uk-UA"/>
        </w:rPr>
        <w:t xml:space="preserve"> </w:t>
      </w:r>
      <w:r w:rsidR="00A2552D" w:rsidRPr="001211B7">
        <w:rPr>
          <w:i/>
          <w:color w:val="0000FF"/>
          <w:sz w:val="22"/>
          <w:szCs w:val="22"/>
          <w:lang w:val="uk-UA"/>
        </w:rPr>
        <w:t>(зазначається відповідний транспортний засіб)</w:t>
      </w:r>
      <w:r w:rsidR="00A2552D" w:rsidRPr="001211B7">
        <w:rPr>
          <w:b/>
          <w:sz w:val="22"/>
          <w:szCs w:val="22"/>
          <w:lang w:val="uk-UA"/>
        </w:rPr>
        <w:t xml:space="preserve"> </w:t>
      </w:r>
      <w:r w:rsidRPr="001211B7">
        <w:rPr>
          <w:b/>
          <w:sz w:val="22"/>
          <w:szCs w:val="22"/>
          <w:lang w:val="uk-UA"/>
        </w:rPr>
        <w:t xml:space="preserve"> </w:t>
      </w:r>
      <w:r w:rsidRPr="001211B7">
        <w:rPr>
          <w:color w:val="000000"/>
          <w:spacing w:val="-5"/>
          <w:sz w:val="22"/>
          <w:szCs w:val="22"/>
          <w:lang w:val="uk-UA"/>
        </w:rPr>
        <w:t>марки ______, модель</w:t>
      </w:r>
      <w:r w:rsidR="008954AA" w:rsidRPr="001211B7">
        <w:rPr>
          <w:color w:val="000000"/>
          <w:spacing w:val="-5"/>
          <w:sz w:val="22"/>
          <w:szCs w:val="22"/>
          <w:lang w:val="uk-UA"/>
        </w:rPr>
        <w:t xml:space="preserve"> та</w:t>
      </w:r>
      <w:r w:rsidR="00A402CD" w:rsidRPr="001211B7">
        <w:rPr>
          <w:color w:val="000000"/>
          <w:spacing w:val="-5"/>
          <w:sz w:val="22"/>
          <w:szCs w:val="22"/>
          <w:lang w:val="uk-UA"/>
        </w:rPr>
        <w:t>/</w:t>
      </w:r>
      <w:r w:rsidR="008954AA" w:rsidRPr="001211B7">
        <w:rPr>
          <w:color w:val="000000"/>
          <w:spacing w:val="-5"/>
          <w:sz w:val="22"/>
          <w:szCs w:val="22"/>
          <w:lang w:val="uk-UA"/>
        </w:rPr>
        <w:t xml:space="preserve">або </w:t>
      </w:r>
      <w:r w:rsidR="00A402CD" w:rsidRPr="001211B7">
        <w:rPr>
          <w:color w:val="000000"/>
          <w:spacing w:val="-5"/>
          <w:sz w:val="22"/>
          <w:szCs w:val="22"/>
          <w:lang w:val="uk-UA"/>
        </w:rPr>
        <w:t xml:space="preserve">комерційний опис </w:t>
      </w:r>
      <w:r w:rsidRPr="001211B7">
        <w:rPr>
          <w:color w:val="000000"/>
          <w:spacing w:val="-5"/>
          <w:sz w:val="22"/>
          <w:szCs w:val="22"/>
          <w:lang w:val="uk-UA"/>
        </w:rPr>
        <w:t xml:space="preserve">_________, реєстраційний номер _____________, рік випуску _______, </w:t>
      </w:r>
      <w:proofErr w:type="spellStart"/>
      <w:r w:rsidR="00BE4C9D" w:rsidRPr="001211B7">
        <w:rPr>
          <w:color w:val="000000"/>
          <w:spacing w:val="-5"/>
          <w:sz w:val="22"/>
          <w:szCs w:val="22"/>
          <w:lang w:val="uk-UA"/>
        </w:rPr>
        <w:t>vin</w:t>
      </w:r>
      <w:proofErr w:type="spellEnd"/>
      <w:r w:rsidR="00BE4C9D" w:rsidRPr="001211B7">
        <w:rPr>
          <w:color w:val="000000"/>
          <w:spacing w:val="-5"/>
          <w:sz w:val="22"/>
          <w:szCs w:val="22"/>
          <w:lang w:val="uk-UA"/>
        </w:rPr>
        <w:t xml:space="preserve"> – код (</w:t>
      </w:r>
      <w:r w:rsidRPr="001211B7">
        <w:rPr>
          <w:color w:val="000000"/>
          <w:spacing w:val="-5"/>
          <w:sz w:val="22"/>
          <w:szCs w:val="22"/>
          <w:lang w:val="uk-UA"/>
        </w:rPr>
        <w:t>номер шасі (кузова, рами)</w:t>
      </w:r>
      <w:r w:rsidR="008954AA" w:rsidRPr="001211B7">
        <w:rPr>
          <w:color w:val="000000"/>
          <w:spacing w:val="-5"/>
          <w:sz w:val="22"/>
          <w:szCs w:val="22"/>
          <w:lang w:val="uk-UA"/>
        </w:rPr>
        <w:t xml:space="preserve"> та</w:t>
      </w:r>
      <w:r w:rsidR="00A402CD" w:rsidRPr="001211B7">
        <w:rPr>
          <w:color w:val="000000"/>
          <w:spacing w:val="-5"/>
          <w:sz w:val="22"/>
          <w:szCs w:val="22"/>
          <w:lang w:val="uk-UA"/>
        </w:rPr>
        <w:t>/</w:t>
      </w:r>
      <w:r w:rsidR="008954AA" w:rsidRPr="001211B7">
        <w:rPr>
          <w:color w:val="000000"/>
          <w:spacing w:val="-5"/>
          <w:sz w:val="22"/>
          <w:szCs w:val="22"/>
          <w:lang w:val="uk-UA"/>
        </w:rPr>
        <w:t xml:space="preserve">або </w:t>
      </w:r>
      <w:r w:rsidR="00274901" w:rsidRPr="001211B7">
        <w:rPr>
          <w:color w:val="000000"/>
          <w:spacing w:val="-5"/>
          <w:sz w:val="22"/>
          <w:szCs w:val="22"/>
          <w:lang w:val="uk-UA"/>
        </w:rPr>
        <w:t xml:space="preserve">ідентифікаційний номер транспортного засобу </w:t>
      </w:r>
      <w:r w:rsidRPr="001211B7">
        <w:rPr>
          <w:color w:val="2F5496" w:themeColor="accent5" w:themeShade="BF"/>
          <w:spacing w:val="-5"/>
          <w:sz w:val="22"/>
          <w:szCs w:val="22"/>
          <w:lang w:val="uk-UA"/>
        </w:rPr>
        <w:t xml:space="preserve"> </w:t>
      </w:r>
      <w:r w:rsidRPr="001211B7">
        <w:rPr>
          <w:color w:val="000000"/>
          <w:spacing w:val="-5"/>
          <w:sz w:val="22"/>
          <w:szCs w:val="22"/>
          <w:lang w:val="uk-UA"/>
        </w:rPr>
        <w:t xml:space="preserve">_______________, колір _____________, об’єм  двигуна __________________ </w:t>
      </w:r>
      <w:r w:rsidRPr="001211B7">
        <w:rPr>
          <w:i/>
          <w:color w:val="0000FF"/>
          <w:sz w:val="22"/>
          <w:szCs w:val="22"/>
          <w:lang w:val="uk-UA"/>
        </w:rPr>
        <w:t xml:space="preserve">(зазначаються дані транспортного засобу) </w:t>
      </w:r>
      <w:r w:rsidRPr="001211B7">
        <w:rPr>
          <w:sz w:val="22"/>
          <w:szCs w:val="22"/>
          <w:lang w:val="uk-UA"/>
        </w:rPr>
        <w:t>.</w:t>
      </w:r>
    </w:p>
    <w:p w:rsidR="00F17670" w:rsidRPr="001211B7" w:rsidRDefault="00F17670" w:rsidP="00B352D2">
      <w:pPr>
        <w:shd w:val="clear" w:color="auto" w:fill="E7E6E6" w:themeFill="background2"/>
        <w:tabs>
          <w:tab w:val="left" w:pos="567"/>
        </w:tabs>
        <w:jc w:val="both"/>
        <w:rPr>
          <w:sz w:val="22"/>
          <w:szCs w:val="22"/>
          <w:lang w:val="uk-UA"/>
        </w:rPr>
      </w:pPr>
      <w:r w:rsidRPr="001211B7">
        <w:rPr>
          <w:b/>
          <w:i/>
          <w:color w:val="FF0000"/>
          <w:sz w:val="22"/>
          <w:szCs w:val="22"/>
          <w:u w:val="single"/>
          <w:lang w:val="uk-UA"/>
        </w:rPr>
        <w:t>Для випадку, якщо</w:t>
      </w:r>
      <w:r w:rsidR="003E588F" w:rsidRPr="001211B7">
        <w:rPr>
          <w:b/>
          <w:i/>
          <w:color w:val="FF0000"/>
          <w:sz w:val="22"/>
          <w:szCs w:val="22"/>
          <w:u w:val="single"/>
          <w:lang w:val="uk-UA"/>
        </w:rPr>
        <w:t xml:space="preserve"> в заставу Банку передаються майнові права на Транспортний засіб</w:t>
      </w:r>
      <w:r w:rsidR="002C7E03" w:rsidRPr="001211B7">
        <w:rPr>
          <w:b/>
          <w:i/>
          <w:color w:val="FF0000"/>
          <w:sz w:val="22"/>
          <w:szCs w:val="22"/>
          <w:u w:val="single"/>
          <w:lang w:val="uk-UA"/>
        </w:rPr>
        <w:t>,</w:t>
      </w:r>
      <w:r w:rsidRPr="001211B7">
        <w:rPr>
          <w:b/>
          <w:i/>
          <w:color w:val="FF0000"/>
          <w:sz w:val="22"/>
          <w:szCs w:val="22"/>
          <w:u w:val="single"/>
          <w:lang w:val="uk-UA"/>
        </w:rPr>
        <w:t xml:space="preserve"> то підпункт 1.1.</w:t>
      </w:r>
      <w:r w:rsidR="003E588F" w:rsidRPr="001211B7">
        <w:rPr>
          <w:b/>
          <w:i/>
          <w:color w:val="FF0000"/>
          <w:sz w:val="22"/>
          <w:szCs w:val="22"/>
          <w:u w:val="single"/>
          <w:lang w:val="uk-UA"/>
        </w:rPr>
        <w:t>2</w:t>
      </w:r>
      <w:r w:rsidR="00087ED1" w:rsidRPr="001211B7">
        <w:rPr>
          <w:b/>
          <w:i/>
          <w:color w:val="FF0000"/>
          <w:sz w:val="22"/>
          <w:szCs w:val="22"/>
          <w:u w:val="single"/>
          <w:lang w:val="uk-UA"/>
        </w:rPr>
        <w:t>6</w:t>
      </w:r>
      <w:r w:rsidRPr="001211B7">
        <w:rPr>
          <w:b/>
          <w:i/>
          <w:color w:val="FF0000"/>
          <w:sz w:val="22"/>
          <w:szCs w:val="22"/>
          <w:u w:val="single"/>
          <w:lang w:val="uk-UA"/>
        </w:rPr>
        <w:t>. викладається в наступній редакції:</w:t>
      </w:r>
    </w:p>
    <w:p w:rsidR="00F17670" w:rsidRPr="00F30F13" w:rsidRDefault="00926123" w:rsidP="001363FE">
      <w:pPr>
        <w:ind w:left="993" w:hanging="851"/>
        <w:jc w:val="both"/>
        <w:rPr>
          <w:sz w:val="22"/>
          <w:szCs w:val="22"/>
          <w:lang w:val="uk-UA"/>
        </w:rPr>
      </w:pPr>
      <w:r w:rsidRPr="001211B7">
        <w:rPr>
          <w:b/>
          <w:iCs/>
          <w:sz w:val="22"/>
          <w:szCs w:val="22"/>
          <w:lang w:val="uk-UA"/>
        </w:rPr>
        <w:t>1.1.2</w:t>
      </w:r>
      <w:r w:rsidR="00087ED1" w:rsidRPr="001211B7">
        <w:rPr>
          <w:b/>
          <w:iCs/>
          <w:sz w:val="22"/>
          <w:szCs w:val="22"/>
          <w:lang w:val="uk-UA"/>
        </w:rPr>
        <w:t>6</w:t>
      </w:r>
      <w:r w:rsidRPr="001211B7">
        <w:rPr>
          <w:b/>
          <w:iCs/>
          <w:sz w:val="22"/>
          <w:szCs w:val="22"/>
          <w:lang w:val="uk-UA"/>
        </w:rPr>
        <w:t>.</w:t>
      </w:r>
      <w:r w:rsidRPr="001211B7">
        <w:rPr>
          <w:b/>
          <w:i/>
          <w:sz w:val="22"/>
          <w:szCs w:val="22"/>
          <w:lang w:val="uk-UA"/>
        </w:rPr>
        <w:t xml:space="preserve"> </w:t>
      </w:r>
      <w:r w:rsidR="00F17670" w:rsidRPr="001211B7">
        <w:rPr>
          <w:b/>
          <w:i/>
          <w:sz w:val="22"/>
          <w:szCs w:val="22"/>
          <w:lang w:val="uk-UA"/>
        </w:rPr>
        <w:t xml:space="preserve">Транспортний засіб </w:t>
      </w:r>
      <w:r w:rsidR="00F17670" w:rsidRPr="001211B7">
        <w:rPr>
          <w:b/>
          <w:sz w:val="22"/>
          <w:szCs w:val="22"/>
          <w:lang w:val="uk-UA"/>
        </w:rPr>
        <w:t xml:space="preserve">– </w:t>
      </w:r>
      <w:r w:rsidR="00F17670" w:rsidRPr="001211B7">
        <w:rPr>
          <w:sz w:val="22"/>
          <w:szCs w:val="22"/>
          <w:lang w:val="uk-UA"/>
        </w:rPr>
        <w:t>автомобіль</w:t>
      </w:r>
      <w:r w:rsidR="00A2552D" w:rsidRPr="001211B7">
        <w:rPr>
          <w:sz w:val="22"/>
          <w:szCs w:val="22"/>
          <w:lang w:val="uk-UA"/>
        </w:rPr>
        <w:t xml:space="preserve">/мотоцикл </w:t>
      </w:r>
      <w:r w:rsidR="00A2552D" w:rsidRPr="001211B7">
        <w:rPr>
          <w:i/>
          <w:color w:val="0000FF"/>
          <w:sz w:val="22"/>
          <w:szCs w:val="22"/>
          <w:lang w:val="uk-UA"/>
        </w:rPr>
        <w:t>(зазначається відповідний транспортний засіб</w:t>
      </w:r>
      <w:r w:rsidR="00F17670" w:rsidRPr="001211B7">
        <w:rPr>
          <w:b/>
          <w:sz w:val="22"/>
          <w:szCs w:val="22"/>
          <w:lang w:val="uk-UA"/>
        </w:rPr>
        <w:t xml:space="preserve"> </w:t>
      </w:r>
      <w:r w:rsidR="00F17670" w:rsidRPr="001211B7">
        <w:rPr>
          <w:color w:val="000000"/>
          <w:spacing w:val="-5"/>
          <w:sz w:val="22"/>
          <w:szCs w:val="22"/>
          <w:lang w:val="uk-UA"/>
        </w:rPr>
        <w:t>марки ______, модель</w:t>
      </w:r>
      <w:r w:rsidR="008954AA" w:rsidRPr="001211B7">
        <w:rPr>
          <w:color w:val="000000"/>
          <w:spacing w:val="-5"/>
          <w:sz w:val="22"/>
          <w:szCs w:val="22"/>
          <w:lang w:val="uk-UA"/>
        </w:rPr>
        <w:t xml:space="preserve"> та</w:t>
      </w:r>
      <w:r w:rsidR="00722C51" w:rsidRPr="001211B7">
        <w:rPr>
          <w:color w:val="000000"/>
          <w:spacing w:val="-5"/>
          <w:sz w:val="22"/>
          <w:szCs w:val="22"/>
          <w:lang w:val="uk-UA"/>
        </w:rPr>
        <w:t>/</w:t>
      </w:r>
      <w:r w:rsidR="008954AA" w:rsidRPr="001211B7">
        <w:rPr>
          <w:color w:val="000000"/>
          <w:spacing w:val="-5"/>
          <w:sz w:val="22"/>
          <w:szCs w:val="22"/>
          <w:lang w:val="uk-UA"/>
        </w:rPr>
        <w:t xml:space="preserve">або </w:t>
      </w:r>
      <w:r w:rsidR="00722C51" w:rsidRPr="001211B7">
        <w:rPr>
          <w:color w:val="000000"/>
          <w:spacing w:val="-5"/>
          <w:sz w:val="22"/>
          <w:szCs w:val="22"/>
          <w:lang w:val="uk-UA"/>
        </w:rPr>
        <w:t xml:space="preserve">комерційний опис </w:t>
      </w:r>
      <w:r w:rsidR="00F17670" w:rsidRPr="001211B7">
        <w:rPr>
          <w:color w:val="000000"/>
          <w:spacing w:val="-5"/>
          <w:sz w:val="22"/>
          <w:szCs w:val="22"/>
          <w:lang w:val="uk-UA"/>
        </w:rPr>
        <w:t xml:space="preserve">_________, </w:t>
      </w:r>
      <w:proofErr w:type="spellStart"/>
      <w:r w:rsidR="00F17670" w:rsidRPr="001211B7">
        <w:rPr>
          <w:color w:val="000000"/>
          <w:spacing w:val="-5"/>
          <w:sz w:val="22"/>
          <w:szCs w:val="22"/>
          <w:lang w:val="uk-UA"/>
        </w:rPr>
        <w:t>vin</w:t>
      </w:r>
      <w:proofErr w:type="spellEnd"/>
      <w:r w:rsidR="00F17670" w:rsidRPr="001211B7">
        <w:rPr>
          <w:color w:val="000000"/>
          <w:spacing w:val="-5"/>
          <w:sz w:val="22"/>
          <w:szCs w:val="22"/>
          <w:lang w:val="uk-UA"/>
        </w:rPr>
        <w:t xml:space="preserve"> </w:t>
      </w:r>
      <w:r w:rsidR="005974E5" w:rsidRPr="001211B7">
        <w:rPr>
          <w:color w:val="000000"/>
          <w:spacing w:val="-5"/>
          <w:sz w:val="22"/>
          <w:szCs w:val="22"/>
          <w:lang w:val="uk-UA"/>
        </w:rPr>
        <w:t>–</w:t>
      </w:r>
      <w:r w:rsidR="00F17670" w:rsidRPr="001211B7">
        <w:rPr>
          <w:color w:val="000000"/>
          <w:spacing w:val="-5"/>
          <w:sz w:val="22"/>
          <w:szCs w:val="22"/>
          <w:lang w:val="uk-UA"/>
        </w:rPr>
        <w:t xml:space="preserve"> код</w:t>
      </w:r>
      <w:r w:rsidR="005974E5" w:rsidRPr="001211B7">
        <w:rPr>
          <w:color w:val="000000"/>
          <w:spacing w:val="-5"/>
          <w:sz w:val="22"/>
          <w:szCs w:val="22"/>
          <w:lang w:val="uk-UA"/>
        </w:rPr>
        <w:t xml:space="preserve"> (номер шасі (кузова, рами)</w:t>
      </w:r>
      <w:r w:rsidR="008954AA" w:rsidRPr="001211B7">
        <w:rPr>
          <w:color w:val="000000"/>
          <w:spacing w:val="-5"/>
          <w:sz w:val="22"/>
          <w:szCs w:val="22"/>
          <w:lang w:val="uk-UA"/>
        </w:rPr>
        <w:t xml:space="preserve"> та</w:t>
      </w:r>
      <w:r w:rsidR="00722C51" w:rsidRPr="001211B7">
        <w:rPr>
          <w:color w:val="000000"/>
          <w:spacing w:val="-5"/>
          <w:sz w:val="22"/>
          <w:szCs w:val="22"/>
          <w:lang w:val="uk-UA"/>
        </w:rPr>
        <w:t>/</w:t>
      </w:r>
      <w:r w:rsidR="008954AA" w:rsidRPr="001211B7">
        <w:rPr>
          <w:color w:val="000000"/>
          <w:spacing w:val="-5"/>
          <w:sz w:val="22"/>
          <w:szCs w:val="22"/>
          <w:lang w:val="uk-UA"/>
        </w:rPr>
        <w:t xml:space="preserve">або </w:t>
      </w:r>
      <w:r w:rsidR="00722C51" w:rsidRPr="001211B7">
        <w:rPr>
          <w:color w:val="000000"/>
          <w:spacing w:val="-5"/>
          <w:sz w:val="22"/>
          <w:szCs w:val="22"/>
          <w:lang w:val="uk-UA"/>
        </w:rPr>
        <w:t xml:space="preserve">ідентифікаційний номер транспортного засобу  </w:t>
      </w:r>
      <w:r w:rsidR="00F17670" w:rsidRPr="001211B7">
        <w:rPr>
          <w:color w:val="000000"/>
          <w:spacing w:val="-5"/>
          <w:sz w:val="22"/>
          <w:szCs w:val="22"/>
          <w:lang w:val="uk-UA"/>
        </w:rPr>
        <w:t>_____________, рік випуску _______,</w:t>
      </w:r>
      <w:r w:rsidR="00B26F7A" w:rsidRPr="00F30F13">
        <w:rPr>
          <w:color w:val="000000"/>
          <w:spacing w:val="-5"/>
          <w:sz w:val="22"/>
          <w:szCs w:val="22"/>
          <w:lang w:val="uk-UA"/>
        </w:rPr>
        <w:t> </w:t>
      </w:r>
      <w:r w:rsidR="00F17670" w:rsidRPr="00F30F13">
        <w:rPr>
          <w:color w:val="000000"/>
          <w:spacing w:val="-5"/>
          <w:sz w:val="22"/>
          <w:szCs w:val="22"/>
          <w:lang w:val="uk-UA"/>
        </w:rPr>
        <w:t xml:space="preserve">колір _____________, об’єм  двигуна __________________. </w:t>
      </w:r>
      <w:r w:rsidR="00F17670" w:rsidRPr="00F30F13">
        <w:rPr>
          <w:i/>
          <w:color w:val="0000FF"/>
          <w:sz w:val="22"/>
          <w:szCs w:val="22"/>
          <w:lang w:val="uk-UA"/>
        </w:rPr>
        <w:t>(зазначаються дані транспортного засобу)</w:t>
      </w:r>
    </w:p>
    <w:p w:rsidR="00B65198" w:rsidRDefault="00B65198" w:rsidP="00B65198">
      <w:pPr>
        <w:tabs>
          <w:tab w:val="num" w:pos="1224"/>
        </w:tabs>
        <w:jc w:val="both"/>
        <w:rPr>
          <w:b/>
          <w:i/>
          <w:sz w:val="22"/>
          <w:szCs w:val="22"/>
          <w:lang w:val="uk-UA"/>
        </w:rPr>
      </w:pPr>
      <w:r w:rsidRPr="00D82C65">
        <w:rPr>
          <w:b/>
          <w:iCs/>
          <w:sz w:val="22"/>
          <w:szCs w:val="22"/>
          <w:lang w:val="uk-UA"/>
        </w:rPr>
        <w:t>1.1.</w:t>
      </w:r>
      <w:r w:rsidR="00087ED1">
        <w:rPr>
          <w:b/>
          <w:iCs/>
          <w:sz w:val="22"/>
          <w:szCs w:val="22"/>
          <w:lang w:val="uk-UA"/>
        </w:rPr>
        <w:t>27</w:t>
      </w:r>
      <w:r w:rsidRPr="00D82C65">
        <w:rPr>
          <w:b/>
          <w:iCs/>
          <w:sz w:val="22"/>
          <w:szCs w:val="22"/>
          <w:lang w:val="uk-UA"/>
        </w:rPr>
        <w:t>.</w:t>
      </w:r>
      <w:r>
        <w:rPr>
          <w:b/>
          <w:i/>
          <w:sz w:val="22"/>
          <w:szCs w:val="22"/>
          <w:lang w:val="uk-UA"/>
        </w:rPr>
        <w:t xml:space="preserve"> </w:t>
      </w:r>
      <w:r w:rsidR="00F17670" w:rsidRPr="00F30F13">
        <w:rPr>
          <w:b/>
          <w:i/>
          <w:sz w:val="22"/>
          <w:szCs w:val="22"/>
          <w:lang w:val="uk-UA"/>
        </w:rPr>
        <w:t xml:space="preserve">Умови надання Кредиту - </w:t>
      </w:r>
      <w:r w:rsidR="00F17670" w:rsidRPr="00F30F13">
        <w:rPr>
          <w:sz w:val="22"/>
          <w:szCs w:val="22"/>
          <w:lang w:val="uk-UA"/>
        </w:rPr>
        <w:t>обов’язкові умови надання Кредиту, з моменту виконання всіх та кожної з яких у Банку виникає обов’язок надати, а у Позичальника виникає право одержати Кредит</w:t>
      </w:r>
      <w:r>
        <w:rPr>
          <w:b/>
          <w:i/>
          <w:sz w:val="22"/>
          <w:szCs w:val="22"/>
          <w:lang w:val="uk-UA"/>
        </w:rPr>
        <w:t>.</w:t>
      </w:r>
    </w:p>
    <w:p w:rsidR="00F17670" w:rsidRPr="00F30F13" w:rsidRDefault="00B65198" w:rsidP="00D82C65">
      <w:pPr>
        <w:tabs>
          <w:tab w:val="num" w:pos="1224"/>
        </w:tabs>
        <w:jc w:val="both"/>
        <w:rPr>
          <w:sz w:val="22"/>
          <w:szCs w:val="22"/>
          <w:lang w:val="uk-UA"/>
        </w:rPr>
      </w:pPr>
      <w:r w:rsidRPr="00D82C65">
        <w:rPr>
          <w:b/>
          <w:bCs/>
          <w:sz w:val="22"/>
          <w:szCs w:val="22"/>
          <w:lang w:val="uk-UA"/>
        </w:rPr>
        <w:t>1.1.</w:t>
      </w:r>
      <w:r w:rsidR="00087ED1">
        <w:rPr>
          <w:b/>
          <w:bCs/>
          <w:sz w:val="22"/>
          <w:szCs w:val="22"/>
          <w:lang w:val="uk-UA"/>
        </w:rPr>
        <w:t>28</w:t>
      </w:r>
      <w:r w:rsidRPr="00D82C65">
        <w:rPr>
          <w:b/>
          <w:bCs/>
          <w:sz w:val="22"/>
          <w:szCs w:val="22"/>
          <w:lang w:val="uk-UA"/>
        </w:rPr>
        <w:t xml:space="preserve">. </w:t>
      </w:r>
      <w:r w:rsidR="00F17670" w:rsidRPr="00F30F13">
        <w:rPr>
          <w:b/>
          <w:i/>
          <w:sz w:val="22"/>
          <w:szCs w:val="22"/>
          <w:lang w:val="uk-UA"/>
        </w:rPr>
        <w:t>Цільове призначення Кредиту –</w:t>
      </w:r>
      <w:r w:rsidR="00F17670" w:rsidRPr="00F30F13">
        <w:rPr>
          <w:sz w:val="22"/>
          <w:szCs w:val="22"/>
          <w:lang w:val="uk-UA"/>
        </w:rPr>
        <w:t xml:space="preserve"> цілі використання (мета отримання) Позичальником Кредиту, зазначені в п. 2.3. цього Договору.</w:t>
      </w:r>
    </w:p>
    <w:p w:rsidR="00F17670" w:rsidRPr="00B65198" w:rsidRDefault="00087ED1" w:rsidP="00087ED1">
      <w:pPr>
        <w:jc w:val="both"/>
        <w:rPr>
          <w:bCs/>
          <w:iCs/>
          <w:sz w:val="22"/>
          <w:szCs w:val="22"/>
          <w:lang w:val="uk-UA"/>
        </w:rPr>
      </w:pPr>
      <w:r w:rsidRPr="00087ED1">
        <w:rPr>
          <w:b/>
          <w:bCs/>
          <w:sz w:val="22"/>
          <w:szCs w:val="22"/>
          <w:lang w:val="uk-UA"/>
        </w:rPr>
        <w:t>1.</w:t>
      </w:r>
      <w:r>
        <w:rPr>
          <w:b/>
          <w:bCs/>
          <w:sz w:val="22"/>
          <w:szCs w:val="22"/>
          <w:lang w:val="uk-UA"/>
        </w:rPr>
        <w:t>1.</w:t>
      </w:r>
      <w:r w:rsidRPr="00087ED1">
        <w:rPr>
          <w:b/>
          <w:bCs/>
          <w:sz w:val="22"/>
          <w:szCs w:val="22"/>
          <w:lang w:val="uk-UA"/>
        </w:rPr>
        <w:t xml:space="preserve">29. </w:t>
      </w:r>
      <w:r w:rsidR="00F17670" w:rsidRPr="00087ED1">
        <w:rPr>
          <w:b/>
          <w:bCs/>
          <w:sz w:val="22"/>
          <w:szCs w:val="22"/>
          <w:lang w:val="uk-UA"/>
        </w:rPr>
        <w:t>с</w:t>
      </w:r>
      <w:r w:rsidR="00F17670" w:rsidRPr="00087ED1">
        <w:rPr>
          <w:b/>
          <w:i/>
          <w:sz w:val="22"/>
          <w:szCs w:val="22"/>
          <w:lang w:val="uk-UA"/>
        </w:rPr>
        <w:t>трахування</w:t>
      </w:r>
      <w:r w:rsidR="00F17670" w:rsidRPr="00B65198">
        <w:rPr>
          <w:b/>
          <w:i/>
          <w:sz w:val="22"/>
          <w:szCs w:val="22"/>
          <w:lang w:val="uk-UA"/>
        </w:rPr>
        <w:t xml:space="preserve"> за пакетом “повне КАСКО</w:t>
      </w:r>
      <w:r w:rsidR="00F17670" w:rsidRPr="00D82C65">
        <w:rPr>
          <w:b/>
          <w:i/>
          <w:sz w:val="22"/>
          <w:szCs w:val="22"/>
          <w:lang w:val="uk-UA"/>
        </w:rPr>
        <w:t xml:space="preserve">” - </w:t>
      </w:r>
      <w:r w:rsidR="00F17670" w:rsidRPr="00B65198">
        <w:rPr>
          <w:bCs/>
          <w:iCs/>
          <w:sz w:val="22"/>
          <w:szCs w:val="22"/>
          <w:lang w:val="uk-UA"/>
        </w:rPr>
        <w:t>добровільне страхування Транспортного засобу від  наступних ризиків: дорожньо-транспортні пригоди; стихійні лиха, пошкодження стороннім предметом, пожежа та вибух, умисне знищення або пошкодження Транспортного засобу третіми особами, незаконне заволодіння Транспортним засобом.</w:t>
      </w:r>
    </w:p>
    <w:p w:rsidR="00087ED1" w:rsidRDefault="00087ED1" w:rsidP="00087ED1">
      <w:pPr>
        <w:jc w:val="both"/>
        <w:rPr>
          <w:sz w:val="22"/>
          <w:szCs w:val="22"/>
          <w:lang w:val="uk-UA"/>
        </w:rPr>
      </w:pPr>
      <w:r w:rsidRPr="00087ED1">
        <w:rPr>
          <w:b/>
          <w:iCs/>
          <w:sz w:val="22"/>
          <w:szCs w:val="22"/>
          <w:lang w:val="uk-UA"/>
        </w:rPr>
        <w:t>1.1.30.</w:t>
      </w:r>
      <w:r>
        <w:rPr>
          <w:b/>
          <w:i/>
          <w:sz w:val="22"/>
          <w:szCs w:val="22"/>
          <w:lang w:val="uk-UA"/>
        </w:rPr>
        <w:t xml:space="preserve"> </w:t>
      </w:r>
      <w:r w:rsidR="00F17670" w:rsidRPr="00F30F13">
        <w:rPr>
          <w:b/>
          <w:i/>
          <w:sz w:val="22"/>
          <w:szCs w:val="22"/>
          <w:lang w:val="uk-UA"/>
        </w:rPr>
        <w:t xml:space="preserve">страхування життя – </w:t>
      </w:r>
      <w:r w:rsidR="00F17670" w:rsidRPr="00F30F13">
        <w:rPr>
          <w:sz w:val="22"/>
          <w:szCs w:val="22"/>
          <w:lang w:val="uk-UA"/>
        </w:rPr>
        <w:t xml:space="preserve">добровільне страхування життя Позичальника за одним або кількома із наступних ризиків: смерть застрахованої особи; стійка втрата працездатності; встановлення І групи інвалідності, інші ризики.    </w:t>
      </w:r>
    </w:p>
    <w:p w:rsidR="0034655A" w:rsidRPr="00F30F13" w:rsidRDefault="00087ED1" w:rsidP="00087ED1">
      <w:pPr>
        <w:jc w:val="both"/>
        <w:rPr>
          <w:sz w:val="22"/>
          <w:szCs w:val="22"/>
          <w:lang w:val="uk-UA"/>
        </w:rPr>
      </w:pPr>
      <w:r w:rsidRPr="00087ED1">
        <w:rPr>
          <w:b/>
          <w:iCs/>
          <w:sz w:val="22"/>
          <w:szCs w:val="22"/>
          <w:lang w:val="uk-UA"/>
        </w:rPr>
        <w:t>1.1.31.</w:t>
      </w:r>
      <w:r w:rsidR="0034655A" w:rsidRPr="00F30F13">
        <w:rPr>
          <w:b/>
          <w:i/>
          <w:sz w:val="22"/>
          <w:szCs w:val="22"/>
          <w:lang w:val="uk-UA"/>
        </w:rPr>
        <w:t xml:space="preserve">страхування від нещасного випадку - </w:t>
      </w:r>
      <w:r w:rsidR="0034655A" w:rsidRPr="00F30F13">
        <w:rPr>
          <w:sz w:val="22"/>
          <w:szCs w:val="22"/>
          <w:lang w:val="uk-UA"/>
        </w:rPr>
        <w:t>добровільне страхування Позичальника від нещасного випадку за одним або кількома із наступних ризиків: смерть застрахованої особи внаслідок нещасного випадку;  встановлення І (ІІ, ІІІ)  групи інвалідності застрахованої особи внаслідок нещасного випадку; інші ризики.</w:t>
      </w:r>
      <w:r w:rsidR="0034655A" w:rsidRPr="00F30F13">
        <w:rPr>
          <w:b/>
          <w:i/>
          <w:sz w:val="22"/>
          <w:szCs w:val="22"/>
          <w:lang w:val="uk-UA"/>
        </w:rPr>
        <w:t xml:space="preserve">  </w:t>
      </w:r>
    </w:p>
    <w:p w:rsidR="00E05A86" w:rsidRPr="00F30F13" w:rsidRDefault="00E05A86" w:rsidP="00087ED1">
      <w:pPr>
        <w:numPr>
          <w:ilvl w:val="2"/>
          <w:numId w:val="84"/>
        </w:numPr>
        <w:tabs>
          <w:tab w:val="num" w:pos="851"/>
        </w:tabs>
        <w:ind w:left="0" w:firstLine="0"/>
        <w:jc w:val="both"/>
        <w:rPr>
          <w:rFonts w:eastAsia="Calibri"/>
          <w:b/>
          <w:sz w:val="22"/>
          <w:szCs w:val="22"/>
          <w:lang w:val="uk-UA"/>
        </w:rPr>
      </w:pPr>
      <w:r w:rsidRPr="00F30F13">
        <w:rPr>
          <w:b/>
          <w:i/>
          <w:sz w:val="22"/>
          <w:szCs w:val="22"/>
          <w:lang w:val="uk-UA"/>
        </w:rPr>
        <w:t>пакет банківських послуг</w:t>
      </w:r>
      <w:r w:rsidRPr="00F30F13">
        <w:rPr>
          <w:b/>
          <w:sz w:val="22"/>
          <w:szCs w:val="22"/>
          <w:lang w:val="uk-UA"/>
        </w:rPr>
        <w:t xml:space="preserve"> – </w:t>
      </w:r>
      <w:r w:rsidRPr="00F30F13">
        <w:rPr>
          <w:rFonts w:eastAsia="Calibri"/>
          <w:sz w:val="22"/>
          <w:szCs w:val="22"/>
          <w:lang w:val="uk-UA"/>
        </w:rPr>
        <w:t xml:space="preserve">сукупність банківських послуг, що надаються </w:t>
      </w:r>
      <w:r w:rsidRPr="00F30F13">
        <w:rPr>
          <w:sz w:val="22"/>
          <w:szCs w:val="22"/>
          <w:lang w:val="uk-UA"/>
        </w:rPr>
        <w:t>Банком</w:t>
      </w:r>
      <w:r w:rsidRPr="00F30F13">
        <w:rPr>
          <w:rFonts w:eastAsia="Calibri"/>
          <w:sz w:val="22"/>
          <w:szCs w:val="22"/>
          <w:lang w:val="uk-UA"/>
        </w:rPr>
        <w:t xml:space="preserve"> Позичальнику згідно з умовами Договору та включають надання Кредиту за цим Договором та видачу і обслуговування протягом всього строку дії цього Договору банківської платіжної картки згідно з Договором комплексного банківського обслуговування</w:t>
      </w:r>
      <w:r w:rsidR="004B6727" w:rsidRPr="00F30F13">
        <w:rPr>
          <w:rFonts w:eastAsia="Calibri"/>
          <w:sz w:val="22"/>
          <w:szCs w:val="22"/>
          <w:lang w:val="uk-UA"/>
        </w:rPr>
        <w:t>,</w:t>
      </w:r>
      <w:r w:rsidR="004B6727" w:rsidRPr="00F30F13">
        <w:rPr>
          <w:sz w:val="22"/>
          <w:szCs w:val="22"/>
          <w:lang w:val="uk-UA"/>
        </w:rPr>
        <w:t xml:space="preserve"> у разі приєднання </w:t>
      </w:r>
      <w:r w:rsidR="008954AA" w:rsidRPr="00F30F13">
        <w:rPr>
          <w:sz w:val="22"/>
          <w:szCs w:val="22"/>
          <w:lang w:val="uk-UA"/>
        </w:rPr>
        <w:t>Позичальника</w:t>
      </w:r>
      <w:r w:rsidR="004B6727" w:rsidRPr="00F30F13">
        <w:rPr>
          <w:sz w:val="22"/>
          <w:szCs w:val="22"/>
          <w:lang w:val="uk-UA"/>
        </w:rPr>
        <w:t xml:space="preserve"> до такого договору, згідно умов цього Договору</w:t>
      </w:r>
      <w:r w:rsidRPr="00F30F13">
        <w:rPr>
          <w:rFonts w:eastAsia="Calibri"/>
          <w:sz w:val="22"/>
          <w:szCs w:val="22"/>
          <w:lang w:val="uk-UA"/>
        </w:rPr>
        <w:t>.</w:t>
      </w:r>
    </w:p>
    <w:p w:rsidR="00E05A86" w:rsidRPr="00F30F13" w:rsidRDefault="00E05A86" w:rsidP="00983B50">
      <w:pPr>
        <w:numPr>
          <w:ilvl w:val="2"/>
          <w:numId w:val="84"/>
        </w:numPr>
        <w:tabs>
          <w:tab w:val="num" w:pos="851"/>
        </w:tabs>
        <w:ind w:left="0" w:firstLine="0"/>
        <w:jc w:val="both"/>
        <w:rPr>
          <w:sz w:val="22"/>
          <w:szCs w:val="22"/>
          <w:lang w:val="uk-UA"/>
        </w:rPr>
      </w:pPr>
      <w:r w:rsidRPr="00F30F13">
        <w:rPr>
          <w:b/>
          <w:i/>
          <w:sz w:val="22"/>
          <w:szCs w:val="22"/>
          <w:lang w:val="uk-UA"/>
        </w:rPr>
        <w:t>банківська платіжна карта</w:t>
      </w:r>
      <w:r w:rsidRPr="00F30F13">
        <w:rPr>
          <w:sz w:val="22"/>
          <w:szCs w:val="22"/>
          <w:lang w:val="uk-UA"/>
        </w:rPr>
        <w:t xml:space="preserve"> - електронний платіжний засіб у вигляді емітованої Банком Позичальнику в межах Договору комплексного банківського обслуговування в установленому законодавством порядку пластикової чи іншого виду картки, що використовується для ініціювання переказу коштів з рахунка платника або з відповідного рахунка Банку з метою оплати вартості товарів і послуг, перерахування коштів зі своїх рахунків на рахунки інших осіб, отримання коштів у готівковій формі в касах банків через банківські автомати, а також здійснення інших операцій, передбачених відповідним Договором комплексного банківського обслуговування.</w:t>
      </w:r>
    </w:p>
    <w:p w:rsidR="00E05A86" w:rsidRPr="00F30F13" w:rsidRDefault="00E05A86" w:rsidP="00983B50">
      <w:pPr>
        <w:numPr>
          <w:ilvl w:val="2"/>
          <w:numId w:val="84"/>
        </w:numPr>
        <w:tabs>
          <w:tab w:val="num" w:pos="851"/>
        </w:tabs>
        <w:ind w:left="0" w:firstLine="0"/>
        <w:jc w:val="both"/>
        <w:rPr>
          <w:sz w:val="22"/>
          <w:szCs w:val="22"/>
          <w:lang w:val="uk-UA"/>
        </w:rPr>
      </w:pPr>
      <w:r w:rsidRPr="00F30F13">
        <w:rPr>
          <w:b/>
          <w:i/>
          <w:sz w:val="22"/>
          <w:szCs w:val="22"/>
          <w:lang w:val="uk-UA"/>
        </w:rPr>
        <w:t>Договір комплексного банківського обслуговування</w:t>
      </w:r>
      <w:r w:rsidRPr="00F30F13">
        <w:rPr>
          <w:sz w:val="22"/>
          <w:szCs w:val="22"/>
          <w:lang w:val="uk-UA"/>
        </w:rPr>
        <w:t xml:space="preserve"> -  договір між Банком та Позичальником, що визначає умови та порядок здійснення Банком комплексного банківського обслуговування </w:t>
      </w:r>
      <w:r w:rsidR="008954AA" w:rsidRPr="00F30F13">
        <w:rPr>
          <w:sz w:val="22"/>
          <w:szCs w:val="22"/>
          <w:lang w:val="uk-UA"/>
        </w:rPr>
        <w:t>Позичальника</w:t>
      </w:r>
      <w:r w:rsidRPr="00F30F13">
        <w:rPr>
          <w:sz w:val="22"/>
          <w:szCs w:val="22"/>
          <w:lang w:val="uk-UA"/>
        </w:rPr>
        <w:t xml:space="preserve">, регулює відносини Сторін при наданні </w:t>
      </w:r>
      <w:r w:rsidR="008954AA" w:rsidRPr="00F30F13">
        <w:rPr>
          <w:sz w:val="22"/>
          <w:szCs w:val="22"/>
          <w:lang w:val="uk-UA"/>
        </w:rPr>
        <w:t xml:space="preserve">Позичальнику </w:t>
      </w:r>
      <w:r w:rsidRPr="00F30F13">
        <w:rPr>
          <w:sz w:val="22"/>
          <w:szCs w:val="22"/>
          <w:lang w:val="uk-UA"/>
        </w:rPr>
        <w:t xml:space="preserve">послуг Банку. Згідно з умовами Договору комплексного банківського обслуговування Банк, у разі приєднання </w:t>
      </w:r>
      <w:r w:rsidR="008954AA" w:rsidRPr="00F30F13">
        <w:rPr>
          <w:sz w:val="22"/>
          <w:szCs w:val="22"/>
          <w:lang w:val="uk-UA"/>
        </w:rPr>
        <w:t xml:space="preserve">Позичальника </w:t>
      </w:r>
      <w:r w:rsidRPr="00F30F13">
        <w:rPr>
          <w:sz w:val="22"/>
          <w:szCs w:val="22"/>
          <w:lang w:val="uk-UA"/>
        </w:rPr>
        <w:t xml:space="preserve">до такого договору, зобов’язується надавати </w:t>
      </w:r>
      <w:r w:rsidR="008954AA" w:rsidRPr="00F30F13">
        <w:rPr>
          <w:sz w:val="22"/>
          <w:szCs w:val="22"/>
          <w:lang w:val="uk-UA"/>
        </w:rPr>
        <w:t xml:space="preserve">Позичальнику </w:t>
      </w:r>
      <w:r w:rsidRPr="00F30F13">
        <w:rPr>
          <w:sz w:val="22"/>
          <w:szCs w:val="22"/>
          <w:lang w:val="uk-UA"/>
        </w:rPr>
        <w:t xml:space="preserve">визначені таким договором та обрані </w:t>
      </w:r>
      <w:r w:rsidR="008954AA" w:rsidRPr="00F30F13">
        <w:rPr>
          <w:sz w:val="22"/>
          <w:szCs w:val="22"/>
          <w:lang w:val="uk-UA"/>
        </w:rPr>
        <w:t xml:space="preserve">Позичальником </w:t>
      </w:r>
      <w:r w:rsidRPr="00F30F13">
        <w:rPr>
          <w:sz w:val="22"/>
          <w:szCs w:val="22"/>
          <w:lang w:val="uk-UA"/>
        </w:rPr>
        <w:t xml:space="preserve">послуги, а </w:t>
      </w:r>
      <w:r w:rsidR="008954AA" w:rsidRPr="00F30F13">
        <w:rPr>
          <w:sz w:val="22"/>
          <w:szCs w:val="22"/>
          <w:lang w:val="uk-UA"/>
        </w:rPr>
        <w:t xml:space="preserve">Позичальник </w:t>
      </w:r>
      <w:r w:rsidRPr="00F30F13">
        <w:rPr>
          <w:sz w:val="22"/>
          <w:szCs w:val="22"/>
          <w:lang w:val="uk-UA"/>
        </w:rPr>
        <w:t>зобов’язується їх оплатити в розмірах та в порядку, передбачених Договором комплексного банківського обслуговування.</w:t>
      </w:r>
    </w:p>
    <w:p w:rsidR="00CF2F60" w:rsidRPr="00F30F13" w:rsidRDefault="00C6671F" w:rsidP="00983B50">
      <w:pPr>
        <w:numPr>
          <w:ilvl w:val="2"/>
          <w:numId w:val="84"/>
        </w:numPr>
        <w:tabs>
          <w:tab w:val="num" w:pos="851"/>
        </w:tabs>
        <w:ind w:left="0" w:firstLine="0"/>
        <w:jc w:val="both"/>
        <w:rPr>
          <w:sz w:val="22"/>
          <w:szCs w:val="22"/>
          <w:lang w:val="uk-UA"/>
        </w:rPr>
      </w:pPr>
      <w:r w:rsidRPr="00F30F13">
        <w:rPr>
          <w:b/>
          <w:i/>
          <w:sz w:val="22"/>
          <w:szCs w:val="22"/>
          <w:lang w:val="uk-UA"/>
        </w:rPr>
        <w:t xml:space="preserve">Члени сім’ї - </w:t>
      </w:r>
      <w:r w:rsidRPr="00F30F13">
        <w:rPr>
          <w:sz w:val="22"/>
          <w:szCs w:val="22"/>
          <w:lang w:val="uk-UA"/>
        </w:rPr>
        <w:t>чоловік/дружина або прирівняні до них особи, син, дочка, пасинок, падчерка, усиновлена особа, особа, яка перебуває під опікою або піклуванням, зять та невістка і прирівняні до них особи, батько, мати, вітчим, мачуха, усиновлювачі, опікуни чи піклувальники.</w:t>
      </w:r>
      <w:r w:rsidR="00CF2F60" w:rsidRPr="00F30F13">
        <w:rPr>
          <w:sz w:val="22"/>
          <w:szCs w:val="22"/>
          <w:lang w:val="uk-UA"/>
        </w:rPr>
        <w:t xml:space="preserve"> </w:t>
      </w:r>
    </w:p>
    <w:p w:rsidR="00C4686F" w:rsidRPr="00F30F13" w:rsidRDefault="00C4686F" w:rsidP="00983B50">
      <w:pPr>
        <w:numPr>
          <w:ilvl w:val="2"/>
          <w:numId w:val="84"/>
        </w:numPr>
        <w:tabs>
          <w:tab w:val="num" w:pos="851"/>
        </w:tabs>
        <w:ind w:left="0" w:firstLine="0"/>
        <w:jc w:val="both"/>
        <w:rPr>
          <w:b/>
          <w:i/>
          <w:sz w:val="22"/>
          <w:szCs w:val="22"/>
          <w:lang w:val="uk-UA"/>
        </w:rPr>
      </w:pPr>
      <w:r w:rsidRPr="00F30F13">
        <w:rPr>
          <w:b/>
          <w:i/>
          <w:sz w:val="22"/>
          <w:szCs w:val="22"/>
          <w:lang w:val="uk-UA"/>
        </w:rPr>
        <w:t xml:space="preserve">Договірне списання/Дебетовий переказ </w:t>
      </w:r>
      <w:r w:rsidRPr="00F30F13">
        <w:rPr>
          <w:sz w:val="22"/>
          <w:szCs w:val="22"/>
          <w:lang w:val="uk-UA"/>
        </w:rPr>
        <w:t>- платіжна операція, що здійснюється Банком з рахунку Позичальника на підставі наданої отримувачем (в тому числі Банком) платіжної інструкції, за умови отримання згоди Позичальника на виконання платіжної операції у порядку, передбаченому в договорах, укладених між Банком та Позичальником.</w:t>
      </w:r>
      <w:r w:rsidRPr="00F30F13">
        <w:rPr>
          <w:b/>
          <w:i/>
          <w:sz w:val="22"/>
          <w:szCs w:val="22"/>
          <w:lang w:val="uk-UA"/>
        </w:rPr>
        <w:t xml:space="preserve"> </w:t>
      </w:r>
    </w:p>
    <w:p w:rsidR="00C4686F" w:rsidRPr="00F30F13" w:rsidRDefault="00C4686F" w:rsidP="00D82C65">
      <w:pPr>
        <w:numPr>
          <w:ilvl w:val="2"/>
          <w:numId w:val="84"/>
        </w:numPr>
        <w:tabs>
          <w:tab w:val="num" w:pos="1224"/>
        </w:tabs>
        <w:ind w:left="0" w:firstLine="0"/>
        <w:jc w:val="both"/>
        <w:rPr>
          <w:b/>
          <w:i/>
          <w:sz w:val="22"/>
          <w:szCs w:val="22"/>
          <w:lang w:val="uk-UA"/>
        </w:rPr>
      </w:pPr>
      <w:r w:rsidRPr="00F30F13">
        <w:rPr>
          <w:b/>
          <w:i/>
          <w:sz w:val="22"/>
          <w:szCs w:val="22"/>
          <w:lang w:val="uk-UA"/>
        </w:rPr>
        <w:t xml:space="preserve">Платіжна операція - </w:t>
      </w:r>
      <w:r w:rsidRPr="00F30F13">
        <w:rPr>
          <w:sz w:val="22"/>
          <w:szCs w:val="22"/>
          <w:lang w:val="uk-UA"/>
        </w:rPr>
        <w:t>будь-яке внесення, переказ або зняття коштів незалежно від правовідносин між платником і отримувачем, які є підставою для цього.</w:t>
      </w:r>
    </w:p>
    <w:p w:rsidR="00C4686F" w:rsidRPr="00F30F13" w:rsidRDefault="00C4686F" w:rsidP="00D82C65">
      <w:pPr>
        <w:numPr>
          <w:ilvl w:val="2"/>
          <w:numId w:val="84"/>
        </w:numPr>
        <w:tabs>
          <w:tab w:val="num" w:pos="1224"/>
        </w:tabs>
        <w:ind w:left="0" w:firstLine="0"/>
        <w:jc w:val="both"/>
        <w:rPr>
          <w:sz w:val="22"/>
          <w:szCs w:val="22"/>
          <w:lang w:val="uk-UA"/>
        </w:rPr>
      </w:pPr>
      <w:r w:rsidRPr="00F30F13">
        <w:rPr>
          <w:b/>
          <w:i/>
          <w:sz w:val="22"/>
          <w:szCs w:val="22"/>
          <w:lang w:val="uk-UA"/>
        </w:rPr>
        <w:t xml:space="preserve">Платіжна інструкція - </w:t>
      </w:r>
      <w:r w:rsidRPr="00F30F13">
        <w:rPr>
          <w:sz w:val="22"/>
          <w:szCs w:val="22"/>
          <w:lang w:val="uk-UA"/>
        </w:rPr>
        <w:t>розпорядження ініціатора надавачу платіжних послуг щодо виконання платіжної операції.</w:t>
      </w:r>
    </w:p>
    <w:p w:rsidR="00C4686F" w:rsidRPr="00F30F13" w:rsidRDefault="00C4686F" w:rsidP="00D82C65">
      <w:pPr>
        <w:numPr>
          <w:ilvl w:val="2"/>
          <w:numId w:val="84"/>
        </w:numPr>
        <w:tabs>
          <w:tab w:val="num" w:pos="1224"/>
        </w:tabs>
        <w:ind w:left="0" w:firstLine="0"/>
        <w:jc w:val="both"/>
        <w:rPr>
          <w:sz w:val="22"/>
          <w:szCs w:val="22"/>
          <w:lang w:val="uk-UA"/>
        </w:rPr>
      </w:pPr>
      <w:r w:rsidRPr="00F30F13">
        <w:rPr>
          <w:b/>
          <w:i/>
          <w:sz w:val="22"/>
          <w:szCs w:val="22"/>
          <w:lang w:val="uk-UA"/>
        </w:rPr>
        <w:t xml:space="preserve">Пов’язані операції - </w:t>
      </w:r>
      <w:r w:rsidRPr="00F30F13">
        <w:rPr>
          <w:sz w:val="22"/>
          <w:szCs w:val="22"/>
          <w:lang w:val="uk-UA"/>
        </w:rPr>
        <w:t>для цілей цього Договору під пов’язаними операціями розуміються операції, які здійснюються в межах договірного списання/дебетових переказів згідно цього Договору.</w:t>
      </w:r>
    </w:p>
    <w:p w:rsidR="00CF2F60" w:rsidRPr="00F30F13" w:rsidRDefault="00CF2F60" w:rsidP="00CF2F60">
      <w:pPr>
        <w:tabs>
          <w:tab w:val="left" w:pos="993"/>
        </w:tabs>
        <w:jc w:val="both"/>
        <w:rPr>
          <w:b/>
          <w:i/>
          <w:color w:val="FF0000"/>
          <w:sz w:val="22"/>
          <w:szCs w:val="22"/>
          <w:lang w:val="uk-UA"/>
        </w:rPr>
      </w:pPr>
      <w:r w:rsidRPr="00F30F13">
        <w:rPr>
          <w:b/>
          <w:i/>
          <w:color w:val="FF0000"/>
          <w:sz w:val="22"/>
          <w:szCs w:val="22"/>
          <w:lang w:val="uk-UA"/>
        </w:rPr>
        <w:t>Договір доповнюється підпунктом 1.1.</w:t>
      </w:r>
      <w:r w:rsidR="00C4686F" w:rsidRPr="00F30F13">
        <w:rPr>
          <w:b/>
          <w:i/>
          <w:color w:val="FF0000"/>
          <w:sz w:val="22"/>
          <w:szCs w:val="22"/>
          <w:lang w:val="uk-UA"/>
        </w:rPr>
        <w:t>4</w:t>
      </w:r>
      <w:r w:rsidR="00087ED1">
        <w:rPr>
          <w:b/>
          <w:i/>
          <w:color w:val="FF0000"/>
          <w:sz w:val="22"/>
          <w:szCs w:val="22"/>
          <w:lang w:val="uk-UA"/>
        </w:rPr>
        <w:t>0</w:t>
      </w:r>
      <w:r w:rsidRPr="00F30F13">
        <w:rPr>
          <w:b/>
          <w:i/>
          <w:color w:val="FF0000"/>
          <w:sz w:val="22"/>
          <w:szCs w:val="22"/>
          <w:lang w:val="uk-UA"/>
        </w:rPr>
        <w:t>. за наявності Поручителя</w:t>
      </w:r>
    </w:p>
    <w:p w:rsidR="00CF2F60" w:rsidRPr="00F30F13" w:rsidRDefault="00CF2F60" w:rsidP="00AE2120">
      <w:pPr>
        <w:numPr>
          <w:ilvl w:val="2"/>
          <w:numId w:val="84"/>
        </w:numPr>
        <w:tabs>
          <w:tab w:val="num" w:pos="1224"/>
        </w:tabs>
        <w:ind w:left="993" w:hanging="709"/>
        <w:jc w:val="both"/>
        <w:rPr>
          <w:i/>
          <w:color w:val="0000FF"/>
          <w:sz w:val="22"/>
          <w:szCs w:val="22"/>
          <w:lang w:val="uk-UA"/>
        </w:rPr>
      </w:pPr>
      <w:r w:rsidRPr="00F30F13">
        <w:rPr>
          <w:b/>
          <w:i/>
          <w:sz w:val="22"/>
          <w:szCs w:val="22"/>
          <w:lang w:val="uk-UA"/>
        </w:rPr>
        <w:t xml:space="preserve">Поручитель - </w:t>
      </w:r>
      <w:r w:rsidRPr="00F30F13">
        <w:rPr>
          <w:i/>
          <w:sz w:val="22"/>
          <w:szCs w:val="22"/>
          <w:lang w:val="uk-UA"/>
        </w:rPr>
        <w:t>_______________(зазначається ПІБ (реєстраційний номер облікової картки платника</w:t>
      </w:r>
      <w:r w:rsidRPr="00F30F13">
        <w:rPr>
          <w:i/>
          <w:color w:val="0000FF"/>
          <w:sz w:val="22"/>
          <w:szCs w:val="22"/>
          <w:lang w:val="uk-UA"/>
        </w:rPr>
        <w:t xml:space="preserve"> податку</w:t>
      </w:r>
      <w:r w:rsidR="00803B36" w:rsidRPr="00F30F13">
        <w:rPr>
          <w:i/>
          <w:color w:val="0000FF"/>
          <w:sz w:val="22"/>
          <w:szCs w:val="22"/>
          <w:lang w:val="uk-UA"/>
        </w:rPr>
        <w:t xml:space="preserve"> (за наявності)</w:t>
      </w:r>
      <w:r w:rsidRPr="00F30F13">
        <w:rPr>
          <w:i/>
          <w:color w:val="0000FF"/>
          <w:sz w:val="22"/>
          <w:szCs w:val="22"/>
          <w:lang w:val="uk-UA"/>
        </w:rPr>
        <w:t>).</w:t>
      </w:r>
    </w:p>
    <w:p w:rsidR="00C6671F" w:rsidRPr="00F30F13" w:rsidRDefault="00C6671F" w:rsidP="00B352D2">
      <w:pPr>
        <w:ind w:left="993"/>
        <w:jc w:val="both"/>
        <w:rPr>
          <w:noProof/>
          <w:sz w:val="22"/>
          <w:szCs w:val="22"/>
          <w:lang w:val="uk-UA"/>
        </w:rPr>
      </w:pPr>
    </w:p>
    <w:p w:rsidR="0034655A" w:rsidRPr="00F30F13" w:rsidRDefault="0034655A" w:rsidP="00AE2120">
      <w:pPr>
        <w:numPr>
          <w:ilvl w:val="1"/>
          <w:numId w:val="84"/>
        </w:numPr>
        <w:tabs>
          <w:tab w:val="left" w:pos="993"/>
        </w:tabs>
        <w:ind w:left="856" w:hanging="856"/>
        <w:jc w:val="both"/>
        <w:rPr>
          <w:sz w:val="22"/>
          <w:szCs w:val="22"/>
          <w:lang w:val="uk-UA"/>
        </w:rPr>
      </w:pPr>
      <w:r w:rsidRPr="00F30F13">
        <w:rPr>
          <w:sz w:val="22"/>
          <w:szCs w:val="22"/>
          <w:lang w:val="uk-UA"/>
        </w:rPr>
        <w:t>Інші терміни, скорочення їх тлумачення, що використовуються по тексту цього Договору, визначаються Законодавством.</w:t>
      </w:r>
    </w:p>
    <w:p w:rsidR="008954AA" w:rsidRPr="00F30F13" w:rsidRDefault="008954AA" w:rsidP="00AE2120">
      <w:pPr>
        <w:numPr>
          <w:ilvl w:val="1"/>
          <w:numId w:val="84"/>
        </w:numPr>
        <w:tabs>
          <w:tab w:val="left" w:pos="993"/>
        </w:tabs>
        <w:ind w:left="856" w:hanging="856"/>
        <w:jc w:val="both"/>
        <w:rPr>
          <w:sz w:val="22"/>
          <w:szCs w:val="22"/>
          <w:lang w:val="uk-UA"/>
        </w:rPr>
      </w:pPr>
      <w:r w:rsidRPr="00F30F13">
        <w:rPr>
          <w:sz w:val="22"/>
          <w:szCs w:val="22"/>
          <w:lang w:val="uk-UA"/>
        </w:rPr>
        <w:t>Терміни та скорочення, що визначені у статті 1 «Терміни та Скорочення» цього Договору використовуються або не використовуються далі за текстом цього Договору в залежності від умов кредитування.</w:t>
      </w:r>
    </w:p>
    <w:p w:rsidR="008954AA" w:rsidRPr="00F30F13" w:rsidRDefault="008954AA" w:rsidP="001363FE">
      <w:pPr>
        <w:tabs>
          <w:tab w:val="left" w:pos="567"/>
        </w:tabs>
        <w:ind w:left="567" w:hanging="567"/>
        <w:jc w:val="both"/>
        <w:rPr>
          <w:b/>
          <w:sz w:val="22"/>
          <w:szCs w:val="22"/>
          <w:lang w:val="uk-UA"/>
        </w:rPr>
      </w:pPr>
    </w:p>
    <w:p w:rsidR="008954AA" w:rsidRPr="00F30F13" w:rsidRDefault="008954AA" w:rsidP="001363FE">
      <w:pPr>
        <w:tabs>
          <w:tab w:val="left" w:pos="567"/>
        </w:tabs>
        <w:ind w:left="567" w:hanging="567"/>
        <w:jc w:val="both"/>
        <w:rPr>
          <w:sz w:val="22"/>
          <w:szCs w:val="22"/>
          <w:lang w:val="uk-UA"/>
        </w:rPr>
      </w:pPr>
    </w:p>
    <w:p w:rsidR="00F17670" w:rsidRPr="00F30F13" w:rsidRDefault="00F17670" w:rsidP="00011A26">
      <w:pPr>
        <w:numPr>
          <w:ilvl w:val="0"/>
          <w:numId w:val="35"/>
        </w:numPr>
        <w:ind w:hanging="720"/>
        <w:jc w:val="center"/>
        <w:rPr>
          <w:b/>
          <w:sz w:val="22"/>
          <w:szCs w:val="22"/>
          <w:lang w:val="uk-UA"/>
        </w:rPr>
      </w:pPr>
      <w:r w:rsidRPr="00F30F13">
        <w:rPr>
          <w:b/>
          <w:sz w:val="22"/>
          <w:szCs w:val="22"/>
          <w:lang w:val="uk-UA"/>
        </w:rPr>
        <w:t>Предмет Договору</w:t>
      </w:r>
    </w:p>
    <w:p w:rsidR="00F17670" w:rsidRPr="00F30F13" w:rsidRDefault="00F17670" w:rsidP="00011A26">
      <w:pPr>
        <w:numPr>
          <w:ilvl w:val="1"/>
          <w:numId w:val="18"/>
        </w:numPr>
        <w:ind w:left="567" w:hanging="567"/>
        <w:jc w:val="both"/>
        <w:rPr>
          <w:sz w:val="22"/>
          <w:szCs w:val="22"/>
          <w:lang w:val="uk-UA"/>
        </w:rPr>
      </w:pPr>
      <w:r w:rsidRPr="00F30F13">
        <w:rPr>
          <w:sz w:val="22"/>
          <w:szCs w:val="22"/>
          <w:lang w:val="uk-UA"/>
        </w:rPr>
        <w:t>Банк зобов’язується надати Позичальнику на умовах цього Договору, а Позичальник має право отримати та зобов’язується належним чином використати і повернути в передбачені цим Договором строки  Кредит, сплатити проценти за користування Кредитом та інші платежі у порядку та на умовах, визначених цим Договором.</w:t>
      </w:r>
    </w:p>
    <w:p w:rsidR="00F17670" w:rsidRPr="00F30F13" w:rsidRDefault="00F17670" w:rsidP="00011A26">
      <w:pPr>
        <w:numPr>
          <w:ilvl w:val="1"/>
          <w:numId w:val="18"/>
        </w:numPr>
        <w:ind w:left="567" w:hanging="567"/>
        <w:jc w:val="both"/>
        <w:rPr>
          <w:sz w:val="22"/>
          <w:szCs w:val="22"/>
          <w:lang w:val="uk-UA"/>
        </w:rPr>
      </w:pPr>
      <w:r w:rsidRPr="00F30F13">
        <w:rPr>
          <w:sz w:val="22"/>
          <w:szCs w:val="22"/>
          <w:lang w:val="uk-UA"/>
        </w:rPr>
        <w:t xml:space="preserve">Кредит надається в загальному розмірі </w:t>
      </w:r>
      <w:r w:rsidRPr="00F30F13">
        <w:rPr>
          <w:b/>
          <w:color w:val="0000FF"/>
          <w:sz w:val="22"/>
          <w:szCs w:val="22"/>
          <w:lang w:val="uk-UA"/>
        </w:rPr>
        <w:t xml:space="preserve">_______________ </w:t>
      </w:r>
      <w:r w:rsidRPr="00F30F13">
        <w:rPr>
          <w:color w:val="0000FF"/>
          <w:sz w:val="22"/>
          <w:szCs w:val="22"/>
          <w:lang w:val="uk-UA"/>
        </w:rPr>
        <w:t>(_________________ )</w:t>
      </w:r>
      <w:r w:rsidRPr="00F30F13">
        <w:rPr>
          <w:b/>
          <w:sz w:val="22"/>
          <w:szCs w:val="22"/>
          <w:lang w:val="uk-UA"/>
        </w:rPr>
        <w:t xml:space="preserve"> гривень</w:t>
      </w:r>
      <w:r w:rsidRPr="00F30F13">
        <w:rPr>
          <w:sz w:val="22"/>
          <w:szCs w:val="22"/>
          <w:lang w:val="uk-UA"/>
        </w:rPr>
        <w:t xml:space="preserve"> на строк </w:t>
      </w:r>
      <w:r w:rsidRPr="00F30F13">
        <w:rPr>
          <w:color w:val="0000FF"/>
          <w:sz w:val="22"/>
          <w:szCs w:val="22"/>
          <w:lang w:val="uk-UA"/>
        </w:rPr>
        <w:t>______ (___________________)</w:t>
      </w:r>
      <w:r w:rsidRPr="00F30F13">
        <w:rPr>
          <w:sz w:val="22"/>
          <w:szCs w:val="22"/>
          <w:lang w:val="uk-UA"/>
        </w:rPr>
        <w:t xml:space="preserve"> </w:t>
      </w:r>
      <w:r w:rsidRPr="00F30F13">
        <w:rPr>
          <w:b/>
          <w:sz w:val="22"/>
          <w:szCs w:val="22"/>
          <w:lang w:val="uk-UA"/>
        </w:rPr>
        <w:t xml:space="preserve"> </w:t>
      </w:r>
      <w:r w:rsidRPr="00F30F13">
        <w:rPr>
          <w:sz w:val="22"/>
          <w:szCs w:val="22"/>
          <w:lang w:val="uk-UA"/>
        </w:rPr>
        <w:t>місяців з терміном остаточного повернення Кредиту не пізніше “</w:t>
      </w:r>
      <w:r w:rsidRPr="00F30F13">
        <w:rPr>
          <w:color w:val="0000FF"/>
          <w:sz w:val="22"/>
          <w:szCs w:val="22"/>
          <w:lang w:val="uk-UA"/>
        </w:rPr>
        <w:t>___</w:t>
      </w:r>
      <w:r w:rsidRPr="00F30F13">
        <w:rPr>
          <w:sz w:val="22"/>
          <w:szCs w:val="22"/>
          <w:lang w:val="uk-UA"/>
        </w:rPr>
        <w:t>”</w:t>
      </w:r>
      <w:r w:rsidRPr="00F30F13">
        <w:rPr>
          <w:color w:val="0000FF"/>
          <w:sz w:val="22"/>
          <w:szCs w:val="22"/>
          <w:lang w:val="uk-UA"/>
        </w:rPr>
        <w:t>____________</w:t>
      </w:r>
      <w:r w:rsidRPr="00F30F13">
        <w:rPr>
          <w:sz w:val="22"/>
          <w:szCs w:val="22"/>
          <w:lang w:val="uk-UA"/>
        </w:rPr>
        <w:t xml:space="preserve"> 20</w:t>
      </w:r>
      <w:r w:rsidRPr="00F30F13">
        <w:rPr>
          <w:color w:val="0000FF"/>
          <w:sz w:val="22"/>
          <w:szCs w:val="22"/>
          <w:lang w:val="uk-UA"/>
        </w:rPr>
        <w:t>___</w:t>
      </w:r>
      <w:r w:rsidRPr="00F30F13">
        <w:rPr>
          <w:sz w:val="22"/>
          <w:szCs w:val="22"/>
          <w:lang w:val="uk-UA"/>
        </w:rPr>
        <w:t xml:space="preserve"> р. </w:t>
      </w:r>
      <w:r w:rsidRPr="00F30F13">
        <w:rPr>
          <w:i/>
          <w:iCs/>
          <w:color w:val="0000FF"/>
          <w:sz w:val="22"/>
          <w:szCs w:val="22"/>
          <w:lang w:val="uk-UA"/>
        </w:rPr>
        <w:t xml:space="preserve">(вказується кінцева дата строку користування Кредитом), </w:t>
      </w:r>
      <w:r w:rsidRPr="00F30F13">
        <w:rPr>
          <w:iCs/>
          <w:sz w:val="22"/>
          <w:szCs w:val="22"/>
          <w:lang w:val="uk-UA"/>
        </w:rPr>
        <w:t>якщо інший строк та/або термін не буде встановлено згідно з умовами цього Договору</w:t>
      </w:r>
      <w:r w:rsidRPr="00F30F13">
        <w:rPr>
          <w:i/>
          <w:iCs/>
          <w:sz w:val="22"/>
          <w:szCs w:val="22"/>
          <w:lang w:val="uk-UA"/>
        </w:rPr>
        <w:t>.</w:t>
      </w:r>
    </w:p>
    <w:p w:rsidR="00F17670" w:rsidRPr="00F30F13" w:rsidRDefault="00F17670" w:rsidP="00011A26">
      <w:pPr>
        <w:numPr>
          <w:ilvl w:val="1"/>
          <w:numId w:val="18"/>
        </w:numPr>
        <w:ind w:left="567" w:hanging="567"/>
        <w:jc w:val="both"/>
        <w:rPr>
          <w:sz w:val="22"/>
          <w:szCs w:val="22"/>
          <w:lang w:val="uk-UA"/>
        </w:rPr>
      </w:pPr>
      <w:r w:rsidRPr="00F30F13">
        <w:rPr>
          <w:sz w:val="22"/>
          <w:szCs w:val="22"/>
          <w:lang w:val="uk-UA"/>
        </w:rPr>
        <w:t>Кредит надається для придбання Транспортного засобу за Договором купівлі-продажу (Цільове призначення Кредиту).</w:t>
      </w:r>
    </w:p>
    <w:p w:rsidR="00F17670" w:rsidRPr="00F30F13" w:rsidRDefault="00F17670" w:rsidP="00011A26">
      <w:pPr>
        <w:pStyle w:val="af4"/>
        <w:numPr>
          <w:ilvl w:val="1"/>
          <w:numId w:val="50"/>
        </w:numPr>
        <w:spacing w:after="0" w:line="240" w:lineRule="auto"/>
        <w:ind w:left="567" w:hanging="567"/>
        <w:jc w:val="both"/>
        <w:rPr>
          <w:rFonts w:ascii="Times New Roman" w:hAnsi="Times New Roman"/>
          <w:b/>
          <w:u w:val="single"/>
          <w:lang w:val="uk-UA"/>
        </w:rPr>
      </w:pPr>
      <w:r w:rsidRPr="00F30F13">
        <w:rPr>
          <w:rFonts w:ascii="Times New Roman" w:hAnsi="Times New Roman"/>
          <w:b/>
          <w:u w:val="single"/>
          <w:lang w:val="uk-UA"/>
        </w:rPr>
        <w:t>Проценти за користування Кредитом</w:t>
      </w:r>
    </w:p>
    <w:p w:rsidR="00F17670" w:rsidRPr="00F30F13" w:rsidRDefault="00F17670" w:rsidP="00B352D2">
      <w:pPr>
        <w:shd w:val="clear" w:color="auto" w:fill="E7E6E6" w:themeFill="background2"/>
        <w:tabs>
          <w:tab w:val="left" w:pos="851"/>
        </w:tabs>
        <w:jc w:val="both"/>
        <w:rPr>
          <w:b/>
          <w:i/>
          <w:iCs/>
          <w:color w:val="FF0000"/>
          <w:sz w:val="22"/>
          <w:szCs w:val="22"/>
          <w:u w:val="single"/>
          <w:lang w:val="uk-UA"/>
        </w:rPr>
      </w:pPr>
      <w:r w:rsidRPr="00F30F13">
        <w:rPr>
          <w:b/>
          <w:sz w:val="22"/>
          <w:szCs w:val="22"/>
          <w:u w:val="single"/>
          <w:lang w:val="uk-UA"/>
        </w:rPr>
        <w:t xml:space="preserve"> </w:t>
      </w:r>
      <w:r w:rsidRPr="00F30F13">
        <w:rPr>
          <w:b/>
          <w:i/>
          <w:iCs/>
          <w:color w:val="FF0000"/>
          <w:sz w:val="22"/>
          <w:szCs w:val="22"/>
          <w:u w:val="single"/>
          <w:lang w:val="uk-UA"/>
        </w:rPr>
        <w:t>Підпункт 2.4.1 Договору  викладається в одному з наступних 3-х варіантів:</w:t>
      </w:r>
    </w:p>
    <w:p w:rsidR="00F17670" w:rsidRPr="00F30F13" w:rsidRDefault="00F17670" w:rsidP="00B352D2">
      <w:pPr>
        <w:pStyle w:val="af"/>
        <w:shd w:val="clear" w:color="auto" w:fill="E7E6E6" w:themeFill="background2"/>
        <w:tabs>
          <w:tab w:val="left" w:pos="0"/>
        </w:tabs>
        <w:rPr>
          <w:i/>
          <w:iCs/>
          <w:color w:val="FF0000"/>
          <w:sz w:val="22"/>
          <w:szCs w:val="22"/>
          <w:lang w:val="uk-UA"/>
        </w:rPr>
      </w:pPr>
      <w:r w:rsidRPr="00F30F13">
        <w:rPr>
          <w:i/>
          <w:color w:val="FF0000"/>
          <w:sz w:val="22"/>
          <w:szCs w:val="22"/>
          <w:u w:val="single"/>
          <w:lang w:val="uk-UA"/>
        </w:rPr>
        <w:t>Варіант 1:</w:t>
      </w:r>
      <w:r w:rsidRPr="00F30F13">
        <w:rPr>
          <w:i/>
          <w:color w:val="FF0000"/>
          <w:sz w:val="22"/>
          <w:szCs w:val="22"/>
          <w:lang w:val="uk-UA"/>
        </w:rPr>
        <w:t xml:space="preserve"> використовується у випадку, якщо умовами кредитування  передбачена одна процентна ставка за користування Кредитом:</w:t>
      </w:r>
    </w:p>
    <w:p w:rsidR="00F17670" w:rsidRDefault="00F17670" w:rsidP="00983B50">
      <w:pPr>
        <w:numPr>
          <w:ilvl w:val="2"/>
          <w:numId w:val="49"/>
        </w:numPr>
        <w:tabs>
          <w:tab w:val="clear" w:pos="-984"/>
          <w:tab w:val="num" w:pos="0"/>
          <w:tab w:val="left" w:pos="851"/>
        </w:tabs>
        <w:ind w:left="0" w:firstLine="0"/>
        <w:jc w:val="both"/>
        <w:rPr>
          <w:sz w:val="22"/>
          <w:szCs w:val="22"/>
          <w:lang w:val="uk-UA"/>
        </w:rPr>
      </w:pPr>
      <w:r w:rsidRPr="00F30F13">
        <w:rPr>
          <w:sz w:val="22"/>
          <w:szCs w:val="22"/>
          <w:lang w:val="uk-UA"/>
        </w:rPr>
        <w:t xml:space="preserve">За користування Кредитом Позичальник зобов’язаний сплачувати Банку відповідну плату (проценти) </w:t>
      </w:r>
      <w:r w:rsidR="00DD7254">
        <w:rPr>
          <w:b/>
          <w:sz w:val="22"/>
          <w:szCs w:val="22"/>
          <w:lang w:val="uk-UA"/>
        </w:rPr>
        <w:t xml:space="preserve">в наступному розмірі </w:t>
      </w:r>
      <w:r w:rsidR="00DD7254" w:rsidRPr="00983B50">
        <w:rPr>
          <w:bCs/>
          <w:i/>
          <w:iCs/>
          <w:sz w:val="22"/>
          <w:szCs w:val="22"/>
          <w:lang w:val="uk-UA"/>
        </w:rPr>
        <w:t>(</w:t>
      </w:r>
      <w:r w:rsidR="00DD7254" w:rsidRPr="00E24EBD">
        <w:rPr>
          <w:bCs/>
          <w:i/>
          <w:iCs/>
          <w:sz w:val="22"/>
          <w:szCs w:val="22"/>
          <w:lang w:val="uk-UA"/>
        </w:rPr>
        <w:t>з</w:t>
      </w:r>
      <w:r w:rsidRPr="00E24EBD">
        <w:rPr>
          <w:bCs/>
          <w:i/>
          <w:iCs/>
          <w:sz w:val="22"/>
          <w:szCs w:val="22"/>
          <w:lang w:val="uk-UA"/>
        </w:rPr>
        <w:t>азначена в цьому пункті Договору процентна ставка є фіксованою</w:t>
      </w:r>
      <w:r w:rsidR="00DD7254" w:rsidRPr="00E24EBD">
        <w:rPr>
          <w:bCs/>
          <w:i/>
          <w:iCs/>
          <w:sz w:val="22"/>
          <w:szCs w:val="22"/>
          <w:lang w:val="uk-UA"/>
        </w:rPr>
        <w:t>):</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2774"/>
        <w:gridCol w:w="5670"/>
      </w:tblGrid>
      <w:tr w:rsidR="00DD7254" w:rsidRPr="001211B7" w:rsidTr="00DD7254">
        <w:trPr>
          <w:trHeight w:val="451"/>
        </w:trPr>
        <w:tc>
          <w:tcPr>
            <w:tcW w:w="1337" w:type="dxa"/>
            <w:tcBorders>
              <w:top w:val="single" w:sz="4" w:space="0" w:color="auto"/>
              <w:left w:val="single" w:sz="4" w:space="0" w:color="auto"/>
              <w:bottom w:val="single" w:sz="4" w:space="0" w:color="auto"/>
              <w:right w:val="single" w:sz="4" w:space="0" w:color="auto"/>
            </w:tcBorders>
            <w:vAlign w:val="center"/>
            <w:hideMark/>
          </w:tcPr>
          <w:p w:rsidR="00DD7254" w:rsidRPr="001211B7" w:rsidRDefault="00DD7254" w:rsidP="0028617B">
            <w:pPr>
              <w:jc w:val="center"/>
              <w:rPr>
                <w:b/>
                <w:sz w:val="22"/>
                <w:szCs w:val="22"/>
                <w:lang w:val="uk-UA"/>
              </w:rPr>
            </w:pPr>
            <w:r w:rsidRPr="001211B7">
              <w:rPr>
                <w:b/>
                <w:sz w:val="22"/>
                <w:szCs w:val="22"/>
                <w:lang w:val="uk-UA"/>
              </w:rPr>
              <w:t>№ підпункту</w:t>
            </w:r>
          </w:p>
        </w:tc>
        <w:tc>
          <w:tcPr>
            <w:tcW w:w="2774" w:type="dxa"/>
            <w:tcBorders>
              <w:top w:val="single" w:sz="4" w:space="0" w:color="auto"/>
              <w:left w:val="single" w:sz="4" w:space="0" w:color="auto"/>
              <w:bottom w:val="single" w:sz="4" w:space="0" w:color="auto"/>
              <w:right w:val="single" w:sz="4" w:space="0" w:color="auto"/>
            </w:tcBorders>
            <w:vAlign w:val="center"/>
            <w:hideMark/>
          </w:tcPr>
          <w:p w:rsidR="00DD7254" w:rsidRPr="001211B7" w:rsidRDefault="00DD7254" w:rsidP="0028617B">
            <w:pPr>
              <w:jc w:val="center"/>
              <w:rPr>
                <w:b/>
                <w:sz w:val="22"/>
                <w:szCs w:val="22"/>
                <w:lang w:val="uk-UA"/>
              </w:rPr>
            </w:pPr>
            <w:r w:rsidRPr="001211B7">
              <w:rPr>
                <w:b/>
                <w:sz w:val="22"/>
                <w:szCs w:val="22"/>
                <w:lang w:val="uk-UA"/>
              </w:rPr>
              <w:t>Розмір процентної ставки, що сплачується Позичальником за користування Кредитом</w:t>
            </w:r>
          </w:p>
        </w:tc>
        <w:tc>
          <w:tcPr>
            <w:tcW w:w="5670" w:type="dxa"/>
            <w:tcBorders>
              <w:top w:val="single" w:sz="4" w:space="0" w:color="auto"/>
              <w:left w:val="single" w:sz="4" w:space="0" w:color="auto"/>
              <w:bottom w:val="single" w:sz="4" w:space="0" w:color="auto"/>
              <w:right w:val="single" w:sz="4" w:space="0" w:color="auto"/>
            </w:tcBorders>
            <w:vAlign w:val="center"/>
            <w:hideMark/>
          </w:tcPr>
          <w:p w:rsidR="00DD7254" w:rsidRPr="001211B7" w:rsidRDefault="00DD7254" w:rsidP="0028617B">
            <w:pPr>
              <w:jc w:val="center"/>
              <w:rPr>
                <w:b/>
                <w:sz w:val="22"/>
                <w:szCs w:val="22"/>
                <w:lang w:val="uk-UA"/>
              </w:rPr>
            </w:pPr>
            <w:r w:rsidRPr="001211B7">
              <w:rPr>
                <w:b/>
                <w:sz w:val="22"/>
                <w:szCs w:val="22"/>
                <w:lang w:val="uk-UA"/>
              </w:rPr>
              <w:t>Період, протягом якого застосовується процентна ставка за користування  Кредитом</w:t>
            </w:r>
          </w:p>
        </w:tc>
      </w:tr>
      <w:tr w:rsidR="00DD7254" w:rsidRPr="001211B7" w:rsidTr="00DD7254">
        <w:trPr>
          <w:trHeight w:val="673"/>
        </w:trPr>
        <w:tc>
          <w:tcPr>
            <w:tcW w:w="1337"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center"/>
              <w:rPr>
                <w:sz w:val="22"/>
                <w:szCs w:val="22"/>
                <w:lang w:val="uk-UA"/>
              </w:rPr>
            </w:pPr>
            <w:r w:rsidRPr="001211B7">
              <w:rPr>
                <w:sz w:val="22"/>
                <w:szCs w:val="22"/>
                <w:lang w:val="uk-UA"/>
              </w:rPr>
              <w:t>2.4.1.1.</w:t>
            </w:r>
          </w:p>
        </w:tc>
        <w:tc>
          <w:tcPr>
            <w:tcW w:w="2774"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both"/>
              <w:rPr>
                <w:sz w:val="22"/>
                <w:szCs w:val="22"/>
                <w:lang w:val="uk-UA"/>
              </w:rPr>
            </w:pPr>
            <w:r w:rsidRPr="001211B7">
              <w:rPr>
                <w:b/>
                <w:sz w:val="22"/>
                <w:szCs w:val="22"/>
                <w:lang w:val="uk-UA"/>
              </w:rPr>
              <w:t>___ (________) процента(-ів) річних</w:t>
            </w:r>
            <w:r w:rsidRPr="001211B7">
              <w:rPr>
                <w:color w:val="0000FF"/>
                <w:sz w:val="22"/>
                <w:szCs w:val="22"/>
                <w:lang w:val="uk-UA"/>
              </w:rPr>
              <w:t xml:space="preserve"> </w:t>
            </w:r>
          </w:p>
        </w:tc>
        <w:tc>
          <w:tcPr>
            <w:tcW w:w="5670"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both"/>
              <w:rPr>
                <w:sz w:val="22"/>
                <w:szCs w:val="22"/>
                <w:lang w:val="uk-UA"/>
              </w:rPr>
            </w:pPr>
            <w:r w:rsidRPr="001211B7">
              <w:rPr>
                <w:sz w:val="22"/>
                <w:szCs w:val="22"/>
                <w:lang w:val="uk-UA"/>
              </w:rPr>
              <w:t>З дати отримання кредитних коштів по</w:t>
            </w:r>
            <w:r w:rsidRPr="001211B7">
              <w:rPr>
                <w:color w:val="0000FF"/>
                <w:sz w:val="22"/>
                <w:szCs w:val="22"/>
                <w:lang w:val="uk-UA"/>
              </w:rPr>
              <w:t xml:space="preserve"> </w:t>
            </w:r>
            <w:r w:rsidRPr="001211B7">
              <w:rPr>
                <w:sz w:val="22"/>
                <w:szCs w:val="22"/>
                <w:lang w:val="uk-UA"/>
              </w:rPr>
              <w:t>_______________ року включно</w:t>
            </w:r>
            <w:r w:rsidRPr="001211B7">
              <w:rPr>
                <w:color w:val="0000FF"/>
                <w:sz w:val="22"/>
                <w:szCs w:val="22"/>
                <w:lang w:val="uk-UA"/>
              </w:rPr>
              <w:t xml:space="preserve"> </w:t>
            </w:r>
          </w:p>
        </w:tc>
      </w:tr>
      <w:tr w:rsidR="00DD7254" w:rsidRPr="001211B7" w:rsidTr="00DD7254">
        <w:trPr>
          <w:trHeight w:val="1370"/>
        </w:trPr>
        <w:tc>
          <w:tcPr>
            <w:tcW w:w="1337"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center"/>
              <w:rPr>
                <w:sz w:val="22"/>
                <w:szCs w:val="22"/>
                <w:lang w:val="uk-UA"/>
              </w:rPr>
            </w:pPr>
            <w:bookmarkStart w:id="1" w:name="_Hlk230281658"/>
            <w:r w:rsidRPr="001211B7">
              <w:rPr>
                <w:sz w:val="22"/>
                <w:szCs w:val="22"/>
                <w:lang w:val="uk-UA"/>
              </w:rPr>
              <w:t xml:space="preserve">2.4.1.2. </w:t>
            </w:r>
          </w:p>
        </w:tc>
        <w:tc>
          <w:tcPr>
            <w:tcW w:w="2774"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both"/>
              <w:rPr>
                <w:b/>
                <w:color w:val="0000FF"/>
                <w:sz w:val="22"/>
                <w:szCs w:val="22"/>
                <w:lang w:val="uk-UA"/>
              </w:rPr>
            </w:pPr>
            <w:r w:rsidRPr="001211B7">
              <w:rPr>
                <w:b/>
                <w:sz w:val="22"/>
                <w:szCs w:val="22"/>
                <w:lang w:val="uk-UA"/>
              </w:rPr>
              <w:t>40 (сорок) процента(-ів) річних</w:t>
            </w:r>
            <w:r w:rsidRPr="001211B7">
              <w:rPr>
                <w:sz w:val="22"/>
                <w:szCs w:val="22"/>
                <w:lang w:val="uk-UA"/>
              </w:rPr>
              <w:t xml:space="preserve"> </w:t>
            </w:r>
          </w:p>
        </w:tc>
        <w:tc>
          <w:tcPr>
            <w:tcW w:w="5670" w:type="dxa"/>
            <w:tcBorders>
              <w:top w:val="single" w:sz="4" w:space="0" w:color="auto"/>
              <w:left w:val="single" w:sz="4" w:space="0" w:color="auto"/>
              <w:bottom w:val="single" w:sz="4" w:space="0" w:color="auto"/>
              <w:right w:val="single" w:sz="4" w:space="0" w:color="auto"/>
            </w:tcBorders>
          </w:tcPr>
          <w:p w:rsidR="00DD7254" w:rsidRPr="001211B7" w:rsidRDefault="00DD7254" w:rsidP="00DD7254">
            <w:pPr>
              <w:jc w:val="both"/>
              <w:rPr>
                <w:color w:val="000000"/>
                <w:sz w:val="22"/>
                <w:szCs w:val="22"/>
                <w:lang w:val="uk-UA"/>
              </w:rPr>
            </w:pPr>
            <w:r w:rsidRPr="001211B7">
              <w:rPr>
                <w:color w:val="000000"/>
                <w:sz w:val="22"/>
                <w:szCs w:val="22"/>
                <w:lang w:val="uk-UA"/>
              </w:rPr>
              <w:t>П</w:t>
            </w:r>
            <w:proofErr w:type="spellStart"/>
            <w:r w:rsidRPr="001211B7">
              <w:rPr>
                <w:color w:val="000000"/>
                <w:sz w:val="22"/>
                <w:szCs w:val="22"/>
              </w:rPr>
              <w:t>ротягом</w:t>
            </w:r>
            <w:proofErr w:type="spellEnd"/>
            <w:r w:rsidRPr="001211B7">
              <w:rPr>
                <w:color w:val="000000"/>
                <w:sz w:val="22"/>
                <w:szCs w:val="22"/>
              </w:rPr>
              <w:t xml:space="preserve"> </w:t>
            </w:r>
            <w:proofErr w:type="spellStart"/>
            <w:r w:rsidRPr="001211B7">
              <w:rPr>
                <w:color w:val="000000"/>
                <w:sz w:val="22"/>
                <w:szCs w:val="22"/>
              </w:rPr>
              <w:t>всього</w:t>
            </w:r>
            <w:proofErr w:type="spellEnd"/>
            <w:r w:rsidRPr="001211B7">
              <w:rPr>
                <w:color w:val="000000"/>
                <w:sz w:val="22"/>
                <w:szCs w:val="22"/>
              </w:rPr>
              <w:t xml:space="preserve"> строку </w:t>
            </w:r>
            <w:proofErr w:type="spellStart"/>
            <w:r w:rsidRPr="001211B7">
              <w:rPr>
                <w:color w:val="000000"/>
                <w:sz w:val="22"/>
                <w:szCs w:val="22"/>
              </w:rPr>
              <w:t>кредитуванн</w:t>
            </w:r>
            <w:proofErr w:type="spellEnd"/>
            <w:r w:rsidRPr="001211B7">
              <w:rPr>
                <w:color w:val="000000"/>
                <w:sz w:val="22"/>
                <w:szCs w:val="22"/>
                <w:lang w:val="uk-UA"/>
              </w:rPr>
              <w:t>я.</w:t>
            </w:r>
          </w:p>
          <w:p w:rsidR="00DD7254" w:rsidRPr="001211B7" w:rsidRDefault="00DD7254" w:rsidP="00DD7254">
            <w:pPr>
              <w:tabs>
                <w:tab w:val="left" w:pos="567"/>
                <w:tab w:val="left" w:pos="709"/>
                <w:tab w:val="left" w:pos="851"/>
              </w:tabs>
              <w:jc w:val="both"/>
              <w:rPr>
                <w:rFonts w:eastAsia="Calibri"/>
                <w:iCs/>
                <w:sz w:val="22"/>
                <w:szCs w:val="22"/>
                <w:lang w:val="uk-UA" w:eastAsia="en-US"/>
              </w:rPr>
            </w:pPr>
          </w:p>
          <w:p w:rsidR="00DD7254" w:rsidRPr="001211B7" w:rsidRDefault="00DD7254" w:rsidP="00DD7254">
            <w:pPr>
              <w:tabs>
                <w:tab w:val="left" w:pos="567"/>
                <w:tab w:val="left" w:pos="709"/>
                <w:tab w:val="left" w:pos="851"/>
              </w:tabs>
              <w:jc w:val="both"/>
              <w:rPr>
                <w:rFonts w:eastAsia="Calibri"/>
                <w:iCs/>
                <w:sz w:val="22"/>
                <w:szCs w:val="22"/>
                <w:lang w:val="uk-UA" w:eastAsia="en-US"/>
              </w:rPr>
            </w:pPr>
            <w:proofErr w:type="spellStart"/>
            <w:r w:rsidRPr="001211B7">
              <w:rPr>
                <w:rFonts w:eastAsia="Calibri"/>
                <w:iCs/>
                <w:sz w:val="22"/>
                <w:szCs w:val="22"/>
                <w:lang w:val="uk-UA" w:eastAsia="en-US"/>
              </w:rPr>
              <w:t>Проценна</w:t>
            </w:r>
            <w:proofErr w:type="spellEnd"/>
            <w:r w:rsidRPr="001211B7">
              <w:rPr>
                <w:rFonts w:eastAsia="Calibri"/>
                <w:iCs/>
                <w:sz w:val="22"/>
                <w:szCs w:val="22"/>
                <w:lang w:val="uk-UA" w:eastAsia="en-US"/>
              </w:rPr>
              <w:t xml:space="preserve"> ставка застосовується в порядку та на умовах визначених цим Договором, у випадку порушення  Позичальником встановленого п. 4.3.3. зобов’язання  та умов  цього Договору щодо страхування переданого в заставу Банку Транспортного засобу.  </w:t>
            </w:r>
          </w:p>
          <w:p w:rsidR="00DD7254" w:rsidRPr="001211B7" w:rsidRDefault="00DD7254" w:rsidP="00DD7254">
            <w:pPr>
              <w:tabs>
                <w:tab w:val="left" w:pos="567"/>
                <w:tab w:val="left" w:pos="709"/>
                <w:tab w:val="left" w:pos="851"/>
              </w:tabs>
              <w:jc w:val="both"/>
              <w:rPr>
                <w:rFonts w:eastAsia="Calibri"/>
                <w:iCs/>
                <w:sz w:val="22"/>
                <w:szCs w:val="22"/>
                <w:lang w:val="uk-UA" w:eastAsia="en-US"/>
              </w:rPr>
            </w:pPr>
            <w:r w:rsidRPr="001211B7">
              <w:rPr>
                <w:rFonts w:eastAsia="Calibri"/>
                <w:iCs/>
                <w:sz w:val="22"/>
                <w:szCs w:val="22"/>
                <w:lang w:val="uk-UA" w:eastAsia="en-US"/>
              </w:rPr>
              <w:t xml:space="preserve">Застосування цього розміру процентної ставки здійснюється з першого календарного дня другого місяця, що настає за місяцем виникнення порушення, та діє по останній календарний день місяця (включно), у якому таке порушення зобов'язання було повністю усунуто,  згідно п. 4.3.3. цього Договору. </w:t>
            </w:r>
          </w:p>
          <w:p w:rsidR="00DD7254" w:rsidRPr="001211B7" w:rsidRDefault="00DD7254" w:rsidP="00983B50">
            <w:pPr>
              <w:tabs>
                <w:tab w:val="left" w:pos="567"/>
                <w:tab w:val="left" w:pos="709"/>
                <w:tab w:val="left" w:pos="851"/>
              </w:tabs>
              <w:jc w:val="both"/>
              <w:rPr>
                <w:sz w:val="22"/>
                <w:szCs w:val="22"/>
                <w:lang w:val="uk-UA"/>
              </w:rPr>
            </w:pPr>
            <w:r w:rsidRPr="001211B7">
              <w:rPr>
                <w:rFonts w:eastAsia="Calibri"/>
                <w:iCs/>
                <w:sz w:val="22"/>
                <w:szCs w:val="22"/>
                <w:lang w:val="uk-UA" w:eastAsia="en-US"/>
              </w:rPr>
              <w:t xml:space="preserve">За умови та після усунення порушень та/або відновлення належного виконання </w:t>
            </w:r>
            <w:proofErr w:type="spellStart"/>
            <w:r w:rsidRPr="001211B7">
              <w:rPr>
                <w:rFonts w:eastAsia="Calibri"/>
                <w:iCs/>
                <w:sz w:val="22"/>
                <w:szCs w:val="22"/>
                <w:lang w:val="uk-UA" w:eastAsia="en-US"/>
              </w:rPr>
              <w:t>зобо</w:t>
            </w:r>
            <w:proofErr w:type="spellEnd"/>
            <w:r w:rsidR="005A6BBF" w:rsidRPr="001211B7">
              <w:rPr>
                <w:rFonts w:eastAsia="Calibri"/>
                <w:iCs/>
                <w:sz w:val="22"/>
                <w:szCs w:val="22"/>
                <w:lang w:eastAsia="en-US"/>
              </w:rPr>
              <w:t>’</w:t>
            </w:r>
            <w:proofErr w:type="spellStart"/>
            <w:r w:rsidRPr="001211B7">
              <w:rPr>
                <w:rFonts w:eastAsia="Calibri"/>
                <w:iCs/>
                <w:sz w:val="22"/>
                <w:szCs w:val="22"/>
                <w:lang w:val="uk-UA" w:eastAsia="en-US"/>
              </w:rPr>
              <w:t>язань</w:t>
            </w:r>
            <w:proofErr w:type="spellEnd"/>
            <w:r w:rsidRPr="001211B7">
              <w:rPr>
                <w:rFonts w:eastAsia="Calibri"/>
                <w:iCs/>
                <w:sz w:val="22"/>
                <w:szCs w:val="22"/>
                <w:lang w:val="uk-UA" w:eastAsia="en-US"/>
              </w:rPr>
              <w:t xml:space="preserve">, встановлених п. 4.3.3 цього Договору (шляхом надання Банку підтвердних документів) – з першого календарного дня місяця, наступного за місяцем усунення порушення відновлюється сплата Позичальником процентів за ставкою, визначеною в </w:t>
            </w:r>
            <w:proofErr w:type="spellStart"/>
            <w:r w:rsidRPr="001211B7">
              <w:rPr>
                <w:rFonts w:eastAsia="Calibri"/>
                <w:iCs/>
                <w:sz w:val="22"/>
                <w:szCs w:val="22"/>
                <w:lang w:val="uk-UA" w:eastAsia="en-US"/>
              </w:rPr>
              <w:t>п.п</w:t>
            </w:r>
            <w:proofErr w:type="spellEnd"/>
            <w:r w:rsidRPr="001211B7">
              <w:rPr>
                <w:rFonts w:eastAsia="Calibri"/>
                <w:iCs/>
                <w:sz w:val="22"/>
                <w:szCs w:val="22"/>
                <w:lang w:val="uk-UA" w:eastAsia="en-US"/>
              </w:rPr>
              <w:t xml:space="preserve">. 2.4.1.1. Договору. </w:t>
            </w:r>
          </w:p>
        </w:tc>
      </w:tr>
    </w:tbl>
    <w:p w:rsidR="00DD7254" w:rsidRPr="001211B7" w:rsidRDefault="00621C79" w:rsidP="00983B50">
      <w:pPr>
        <w:tabs>
          <w:tab w:val="left" w:pos="567"/>
          <w:tab w:val="left" w:pos="709"/>
          <w:tab w:val="left" w:pos="851"/>
        </w:tabs>
        <w:spacing w:before="120" w:after="120"/>
        <w:jc w:val="both"/>
        <w:rPr>
          <w:rFonts w:eastAsia="Calibri"/>
          <w:iCs/>
          <w:sz w:val="22"/>
          <w:szCs w:val="22"/>
          <w:lang w:val="uk-UA" w:eastAsia="en-US"/>
        </w:rPr>
      </w:pPr>
      <w:bookmarkStart w:id="2" w:name="_Hlk229568131"/>
      <w:bookmarkStart w:id="3" w:name="_Hlk230342151"/>
      <w:bookmarkEnd w:id="1"/>
      <w:r w:rsidRPr="001211B7">
        <w:rPr>
          <w:rFonts w:eastAsia="Calibri"/>
          <w:iCs/>
          <w:sz w:val="22"/>
          <w:szCs w:val="22"/>
          <w:lang w:val="uk-UA" w:eastAsia="en-US"/>
        </w:rPr>
        <w:t xml:space="preserve">2.4.1.3. </w:t>
      </w:r>
      <w:r w:rsidR="00C66437" w:rsidRPr="001211B7">
        <w:rPr>
          <w:rFonts w:eastAsia="Calibri"/>
          <w:iCs/>
          <w:sz w:val="22"/>
          <w:szCs w:val="22"/>
          <w:lang w:val="uk-UA" w:eastAsia="en-US"/>
        </w:rPr>
        <w:t>Зазначені в цьому Договорі процентні ставки за користування Кредитом є фіксованими. Вони застосовуються у відповідні періоди дії Договору згідно з порядком та умовами, визначеними цим Договором. Розмір таких ставок не може бути збільшений Банком в односторонньому порядку без письмової згоди Позичальника, крім випадків, коли зміна розміру ставки прямо передбачена іншими положеннями цього Договору за умови настання визначених ними обставин</w:t>
      </w:r>
      <w:bookmarkEnd w:id="2"/>
      <w:r w:rsidR="00C66437" w:rsidRPr="001211B7">
        <w:rPr>
          <w:rFonts w:eastAsia="Calibri"/>
          <w:iCs/>
          <w:sz w:val="22"/>
          <w:szCs w:val="22"/>
          <w:lang w:val="uk-UA" w:eastAsia="en-US"/>
        </w:rPr>
        <w:t>.</w:t>
      </w:r>
      <w:r w:rsidR="00DD7254" w:rsidRPr="001211B7">
        <w:rPr>
          <w:rFonts w:eastAsia="Calibri"/>
          <w:iCs/>
          <w:sz w:val="22"/>
          <w:szCs w:val="22"/>
          <w:lang w:val="uk-UA" w:eastAsia="en-US"/>
        </w:rPr>
        <w:t xml:space="preserve"> </w:t>
      </w:r>
    </w:p>
    <w:p w:rsidR="00DD7254" w:rsidRDefault="00DD7254" w:rsidP="00DD7254">
      <w:pPr>
        <w:tabs>
          <w:tab w:val="left" w:pos="567"/>
          <w:tab w:val="left" w:pos="709"/>
          <w:tab w:val="left" w:pos="851"/>
        </w:tabs>
        <w:spacing w:before="120" w:after="120"/>
        <w:jc w:val="both"/>
        <w:rPr>
          <w:rFonts w:eastAsia="Calibri"/>
          <w:iCs/>
          <w:sz w:val="22"/>
          <w:szCs w:val="22"/>
          <w:lang w:val="uk-UA" w:eastAsia="en-US"/>
        </w:rPr>
      </w:pPr>
      <w:bookmarkStart w:id="4" w:name="_Hlk230281980"/>
      <w:r w:rsidRPr="001211B7">
        <w:rPr>
          <w:rFonts w:eastAsia="Calibri"/>
          <w:iCs/>
          <w:sz w:val="22"/>
          <w:szCs w:val="22"/>
          <w:lang w:val="uk-UA" w:eastAsia="en-US"/>
        </w:rPr>
        <w:t xml:space="preserve">Застосування процентної ставки, зазначеної в </w:t>
      </w:r>
      <w:proofErr w:type="spellStart"/>
      <w:r w:rsidRPr="001211B7">
        <w:rPr>
          <w:rFonts w:eastAsia="Calibri"/>
          <w:iCs/>
          <w:sz w:val="22"/>
          <w:szCs w:val="22"/>
          <w:lang w:val="uk-UA" w:eastAsia="en-US"/>
        </w:rPr>
        <w:t>п.п</w:t>
      </w:r>
      <w:proofErr w:type="spellEnd"/>
      <w:r w:rsidRPr="001211B7">
        <w:rPr>
          <w:rFonts w:eastAsia="Calibri"/>
          <w:iCs/>
          <w:sz w:val="22"/>
          <w:szCs w:val="22"/>
          <w:lang w:val="uk-UA" w:eastAsia="en-US"/>
        </w:rPr>
        <w:t>. 2.4.1.2. Договору здійснюється Банком без додаткового узгодження з Позичальником. Позичальник погоджується з тим, що він належним чином повідомлений про можливість та випадки застосування Банком такого розміру процентної ставки, про що свідчить його підпис на цьому Договорі.  Зміна процентної ставки у цьому випадку не є зміною істотних умов Договору, а є наслідком невиконання/неналежного виконання Позичальником умов цього Договору.</w:t>
      </w:r>
    </w:p>
    <w:bookmarkEnd w:id="3"/>
    <w:bookmarkEnd w:id="4"/>
    <w:p w:rsidR="00C66437" w:rsidRPr="00F30F13" w:rsidDel="00DD7254" w:rsidRDefault="00C66437" w:rsidP="009631D8">
      <w:pPr>
        <w:pStyle w:val="af4"/>
        <w:tabs>
          <w:tab w:val="left" w:pos="1134"/>
        </w:tabs>
        <w:ind w:left="284"/>
        <w:jc w:val="both"/>
        <w:rPr>
          <w:ins w:id="5" w:author="Рассипних Олена Олександрівна" w:date="2026-05-05T16:40:00Z"/>
          <w:del w:id="6" w:author="Худякова Тетяна Олександрівна" w:date="2026-05-18T18:08:00Z"/>
          <w:rFonts w:ascii="Times New Roman" w:hAnsi="Times New Roman"/>
          <w:lang w:val="uk-UA"/>
        </w:rPr>
      </w:pPr>
    </w:p>
    <w:p w:rsidR="00F17670" w:rsidRPr="00F30F13" w:rsidRDefault="00F17670" w:rsidP="00B352D2">
      <w:pPr>
        <w:shd w:val="clear" w:color="auto" w:fill="E7E6E6" w:themeFill="background2"/>
        <w:tabs>
          <w:tab w:val="left" w:pos="0"/>
        </w:tabs>
        <w:jc w:val="both"/>
        <w:rPr>
          <w:i/>
          <w:iCs/>
          <w:color w:val="FF0000"/>
          <w:sz w:val="22"/>
          <w:szCs w:val="22"/>
          <w:lang w:val="uk-UA"/>
        </w:rPr>
      </w:pPr>
      <w:r w:rsidRPr="00F30F13">
        <w:rPr>
          <w:i/>
          <w:iCs/>
          <w:color w:val="FF0000"/>
          <w:sz w:val="22"/>
          <w:szCs w:val="22"/>
          <w:u w:val="single"/>
          <w:lang w:val="uk-UA"/>
        </w:rPr>
        <w:t>Варіант 2:</w:t>
      </w:r>
      <w:r w:rsidRPr="00F30F13">
        <w:rPr>
          <w:i/>
          <w:iCs/>
          <w:color w:val="FF0000"/>
          <w:sz w:val="22"/>
          <w:szCs w:val="22"/>
          <w:lang w:val="uk-UA"/>
        </w:rPr>
        <w:t xml:space="preserve"> використовується у випадку, якщо або умовами кредитування  передбачені дві процентні ставки за користування Кредитом, які діятимуть в різні проміжки часу, визначені цим Договором (за винятком випадків, коли Позичальник є працівником Банку):</w:t>
      </w:r>
    </w:p>
    <w:p w:rsidR="00F17670" w:rsidRPr="00F30F13" w:rsidRDefault="00F17670" w:rsidP="00011A26">
      <w:pPr>
        <w:tabs>
          <w:tab w:val="left" w:pos="851"/>
        </w:tabs>
        <w:ind w:left="284"/>
        <w:jc w:val="both"/>
        <w:rPr>
          <w:sz w:val="22"/>
          <w:szCs w:val="22"/>
          <w:lang w:val="uk-UA"/>
        </w:rPr>
      </w:pPr>
      <w:r w:rsidRPr="00F30F13">
        <w:rPr>
          <w:b/>
          <w:sz w:val="22"/>
          <w:szCs w:val="22"/>
          <w:lang w:val="uk-UA"/>
        </w:rPr>
        <w:t>2.4.1</w:t>
      </w:r>
      <w:r w:rsidRPr="00F30F13">
        <w:rPr>
          <w:sz w:val="22"/>
          <w:szCs w:val="22"/>
          <w:lang w:val="uk-UA"/>
        </w:rPr>
        <w:t>. За користування Кредитом Позичальник зобов’язаний сплачувати Банку відповідну плату (проценти) в розмірі:</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351"/>
        <w:gridCol w:w="4093"/>
      </w:tblGrid>
      <w:tr w:rsidR="00F17670" w:rsidRPr="00F30F13" w:rsidTr="00593A6D">
        <w:trPr>
          <w:trHeight w:val="451"/>
        </w:trPr>
        <w:tc>
          <w:tcPr>
            <w:tcW w:w="1224"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 підпункту</w:t>
            </w:r>
          </w:p>
        </w:tc>
        <w:tc>
          <w:tcPr>
            <w:tcW w:w="4351"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Розмір процентної ставки, що сплачується Позичальником за користування Кредитом</w:t>
            </w:r>
          </w:p>
        </w:tc>
        <w:tc>
          <w:tcPr>
            <w:tcW w:w="4093"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Період, протягом якого застосовується процентна ставка за користування  Кредитом</w:t>
            </w:r>
          </w:p>
        </w:tc>
      </w:tr>
      <w:tr w:rsidR="00F17670" w:rsidRPr="00FF2EA8" w:rsidTr="00593A6D">
        <w:trPr>
          <w:trHeight w:val="1852"/>
        </w:trPr>
        <w:tc>
          <w:tcPr>
            <w:tcW w:w="1224" w:type="dxa"/>
            <w:tcBorders>
              <w:top w:val="single" w:sz="4" w:space="0" w:color="auto"/>
              <w:left w:val="single" w:sz="4" w:space="0" w:color="auto"/>
              <w:bottom w:val="single" w:sz="4" w:space="0" w:color="auto"/>
              <w:right w:val="single" w:sz="4" w:space="0" w:color="auto"/>
            </w:tcBorders>
          </w:tcPr>
          <w:p w:rsidR="00F17670" w:rsidRPr="00F30F13" w:rsidRDefault="00F17670" w:rsidP="00011A26">
            <w:pPr>
              <w:jc w:val="center"/>
              <w:rPr>
                <w:sz w:val="22"/>
                <w:szCs w:val="22"/>
                <w:lang w:val="uk-UA"/>
              </w:rPr>
            </w:pPr>
            <w:r w:rsidRPr="00F30F13">
              <w:rPr>
                <w:sz w:val="22"/>
                <w:szCs w:val="22"/>
                <w:lang w:val="uk-UA"/>
              </w:rPr>
              <w:t xml:space="preserve">2.4.1.1. </w:t>
            </w: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tc>
        <w:tc>
          <w:tcPr>
            <w:tcW w:w="4351"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b/>
                <w:sz w:val="22"/>
                <w:szCs w:val="22"/>
                <w:lang w:val="uk-UA"/>
              </w:rPr>
              <w:t>___ (________) процента(-ів) річних</w:t>
            </w:r>
            <w:r w:rsidRPr="00F30F13">
              <w:rPr>
                <w:color w:val="0000FF"/>
                <w:sz w:val="22"/>
                <w:szCs w:val="22"/>
                <w:lang w:val="uk-UA"/>
              </w:rPr>
              <w:t xml:space="preserve"> </w:t>
            </w:r>
            <w:r w:rsidRPr="00F30F13">
              <w:rPr>
                <w:i/>
                <w:color w:val="0000FF"/>
                <w:sz w:val="22"/>
                <w:szCs w:val="22"/>
                <w:lang w:val="uk-UA"/>
              </w:rPr>
              <w:t>(якщо умовами кредитування передбачені дві процентні ставки за користування Кредитом, які діятимуть в різні проміжки часу – зазначається перша процентна ставка, яка діятиме з дати видачі Кредиту до закінчення строку, на який така ставка встановлюється)</w:t>
            </w:r>
          </w:p>
        </w:tc>
        <w:tc>
          <w:tcPr>
            <w:tcW w:w="4093"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sz w:val="22"/>
                <w:szCs w:val="22"/>
                <w:lang w:val="uk-UA"/>
              </w:rPr>
              <w:t>з дати отримання кредитних коштів по</w:t>
            </w:r>
            <w:r w:rsidRPr="00F30F13">
              <w:rPr>
                <w:color w:val="0000FF"/>
                <w:sz w:val="22"/>
                <w:szCs w:val="22"/>
                <w:lang w:val="uk-UA"/>
              </w:rPr>
              <w:t xml:space="preserve"> </w:t>
            </w:r>
            <w:r w:rsidRPr="00F30F13">
              <w:rPr>
                <w:sz w:val="22"/>
                <w:szCs w:val="22"/>
                <w:lang w:val="uk-UA"/>
              </w:rPr>
              <w:t>_______________ року включно</w:t>
            </w:r>
            <w:r w:rsidRPr="00F30F13">
              <w:rPr>
                <w:color w:val="0000FF"/>
                <w:sz w:val="22"/>
                <w:szCs w:val="22"/>
                <w:lang w:val="uk-UA"/>
              </w:rPr>
              <w:t xml:space="preserve"> </w:t>
            </w:r>
            <w:r w:rsidRPr="00F30F13">
              <w:rPr>
                <w:i/>
                <w:color w:val="0000FF"/>
                <w:sz w:val="22"/>
                <w:szCs w:val="22"/>
                <w:lang w:val="uk-UA"/>
              </w:rPr>
              <w:t>(якщо умовами кредитування передбачені дві процентні ставки за користування Кредитом, які діятимуть в різні проміжки часу – зазначається дата закінчення періоду застосування першої процентної ставки)</w:t>
            </w:r>
          </w:p>
        </w:tc>
      </w:tr>
      <w:tr w:rsidR="00F17670" w:rsidRPr="00F30F13" w:rsidTr="00593A6D">
        <w:trPr>
          <w:trHeight w:val="1370"/>
        </w:trPr>
        <w:tc>
          <w:tcPr>
            <w:tcW w:w="1224"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center"/>
              <w:rPr>
                <w:sz w:val="22"/>
                <w:szCs w:val="22"/>
                <w:lang w:val="uk-UA"/>
              </w:rPr>
            </w:pPr>
            <w:r w:rsidRPr="00F30F13">
              <w:rPr>
                <w:sz w:val="22"/>
                <w:szCs w:val="22"/>
                <w:lang w:val="uk-UA"/>
              </w:rPr>
              <w:t xml:space="preserve">2.4.1.2. </w:t>
            </w:r>
          </w:p>
        </w:tc>
        <w:tc>
          <w:tcPr>
            <w:tcW w:w="4351"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b/>
                <w:color w:val="0000FF"/>
                <w:sz w:val="22"/>
                <w:szCs w:val="22"/>
                <w:lang w:val="uk-UA"/>
              </w:rPr>
              <w:t>___</w:t>
            </w:r>
            <w:r w:rsidRPr="00F30F13">
              <w:rPr>
                <w:b/>
                <w:sz w:val="22"/>
                <w:szCs w:val="22"/>
                <w:lang w:val="uk-UA"/>
              </w:rPr>
              <w:t xml:space="preserve"> (</w:t>
            </w:r>
            <w:r w:rsidRPr="00F30F13">
              <w:rPr>
                <w:b/>
                <w:color w:val="0000FF"/>
                <w:sz w:val="22"/>
                <w:szCs w:val="22"/>
                <w:lang w:val="uk-UA"/>
              </w:rPr>
              <w:t>________</w:t>
            </w:r>
            <w:r w:rsidRPr="00F30F13">
              <w:rPr>
                <w:b/>
                <w:sz w:val="22"/>
                <w:szCs w:val="22"/>
                <w:lang w:val="uk-UA"/>
              </w:rPr>
              <w:t>) процента(-ів) річних</w:t>
            </w:r>
            <w:r w:rsidRPr="00F30F13">
              <w:rPr>
                <w:sz w:val="22"/>
                <w:szCs w:val="22"/>
                <w:lang w:val="uk-UA"/>
              </w:rPr>
              <w:t xml:space="preserve"> </w:t>
            </w:r>
            <w:r w:rsidRPr="00F30F13">
              <w:rPr>
                <w:i/>
                <w:color w:val="0000FF"/>
                <w:sz w:val="22"/>
                <w:szCs w:val="22"/>
                <w:lang w:val="uk-UA"/>
              </w:rPr>
              <w:t>(якщо умовами кредитування передбачені дві процентні ставки за користування Кредитом, які діятимуть в різні проміжки часу – зазначається друга процентна ставка, яка діятиме після закінчення дії першої процентної ставки)</w:t>
            </w:r>
          </w:p>
        </w:tc>
        <w:tc>
          <w:tcPr>
            <w:tcW w:w="4093"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sz w:val="22"/>
                <w:szCs w:val="22"/>
                <w:lang w:val="uk-UA"/>
              </w:rPr>
              <w:t xml:space="preserve">починаючи з календарного дня, наступного за днем припинення періоду дії процентної ставки, встановленої відповідно до підпункту 2.4.1.1. цього Договору, </w:t>
            </w:r>
            <w:r w:rsidRPr="00F30F13">
              <w:rPr>
                <w:iCs/>
                <w:sz w:val="22"/>
                <w:szCs w:val="22"/>
                <w:lang w:val="uk-UA"/>
              </w:rPr>
              <w:t>до терміну остаточного повернення Кредиту, визначеного цим Договором</w:t>
            </w:r>
            <w:r w:rsidRPr="00F30F13">
              <w:rPr>
                <w:i/>
                <w:color w:val="0000FF"/>
                <w:sz w:val="22"/>
                <w:szCs w:val="22"/>
                <w:lang w:val="uk-UA"/>
              </w:rPr>
              <w:t xml:space="preserve"> </w:t>
            </w:r>
          </w:p>
        </w:tc>
      </w:tr>
      <w:tr w:rsidR="00E24EBD" w:rsidRPr="00983B50" w:rsidTr="00E35D47">
        <w:trPr>
          <w:trHeight w:val="983"/>
        </w:trPr>
        <w:tc>
          <w:tcPr>
            <w:tcW w:w="1224" w:type="dxa"/>
            <w:tcBorders>
              <w:top w:val="single" w:sz="4" w:space="0" w:color="auto"/>
              <w:left w:val="single" w:sz="4" w:space="0" w:color="auto"/>
              <w:bottom w:val="single" w:sz="4" w:space="0" w:color="auto"/>
              <w:right w:val="single" w:sz="4" w:space="0" w:color="auto"/>
            </w:tcBorders>
          </w:tcPr>
          <w:p w:rsidR="00E24EBD" w:rsidRPr="001211B7" w:rsidRDefault="00E24EBD" w:rsidP="00597A7A">
            <w:pPr>
              <w:jc w:val="center"/>
              <w:rPr>
                <w:sz w:val="22"/>
                <w:szCs w:val="22"/>
                <w:lang w:val="uk-UA"/>
              </w:rPr>
            </w:pPr>
            <w:bookmarkStart w:id="7" w:name="_Hlk228804762"/>
            <w:r w:rsidRPr="001211B7">
              <w:rPr>
                <w:sz w:val="22"/>
                <w:szCs w:val="22"/>
                <w:lang w:val="uk-UA"/>
              </w:rPr>
              <w:t xml:space="preserve">2.4.1.3. </w:t>
            </w:r>
          </w:p>
        </w:tc>
        <w:tc>
          <w:tcPr>
            <w:tcW w:w="4351" w:type="dxa"/>
            <w:tcBorders>
              <w:top w:val="single" w:sz="4" w:space="0" w:color="auto"/>
              <w:left w:val="single" w:sz="4" w:space="0" w:color="auto"/>
              <w:bottom w:val="single" w:sz="4" w:space="0" w:color="auto"/>
              <w:right w:val="single" w:sz="4" w:space="0" w:color="auto"/>
            </w:tcBorders>
          </w:tcPr>
          <w:p w:rsidR="00E24EBD" w:rsidRPr="001211B7" w:rsidRDefault="00E24EBD" w:rsidP="00597A7A">
            <w:pPr>
              <w:jc w:val="both"/>
              <w:rPr>
                <w:b/>
                <w:color w:val="0000FF"/>
                <w:sz w:val="22"/>
                <w:szCs w:val="22"/>
                <w:lang w:val="uk-UA"/>
              </w:rPr>
            </w:pPr>
            <w:r w:rsidRPr="001211B7">
              <w:rPr>
                <w:b/>
                <w:color w:val="0000FF"/>
                <w:sz w:val="22"/>
                <w:szCs w:val="22"/>
                <w:lang w:val="uk-UA"/>
              </w:rPr>
              <w:t>40 (сорок) процента(-</w:t>
            </w:r>
            <w:proofErr w:type="spellStart"/>
            <w:r w:rsidRPr="001211B7">
              <w:rPr>
                <w:b/>
                <w:color w:val="0000FF"/>
                <w:sz w:val="22"/>
                <w:szCs w:val="22"/>
                <w:lang w:val="uk-UA"/>
              </w:rPr>
              <w:t>ів</w:t>
            </w:r>
            <w:proofErr w:type="spellEnd"/>
            <w:r w:rsidRPr="001211B7">
              <w:rPr>
                <w:b/>
                <w:color w:val="0000FF"/>
                <w:sz w:val="22"/>
                <w:szCs w:val="22"/>
                <w:lang w:val="uk-UA"/>
              </w:rPr>
              <w:t xml:space="preserve">) річних </w:t>
            </w:r>
          </w:p>
        </w:tc>
        <w:tc>
          <w:tcPr>
            <w:tcW w:w="4093" w:type="dxa"/>
            <w:tcBorders>
              <w:top w:val="single" w:sz="4" w:space="0" w:color="auto"/>
              <w:left w:val="single" w:sz="4" w:space="0" w:color="auto"/>
              <w:bottom w:val="single" w:sz="4" w:space="0" w:color="auto"/>
              <w:right w:val="single" w:sz="4" w:space="0" w:color="auto"/>
            </w:tcBorders>
          </w:tcPr>
          <w:p w:rsidR="00E24EBD" w:rsidRPr="001211B7" w:rsidRDefault="00E24EBD" w:rsidP="00597A7A">
            <w:pPr>
              <w:jc w:val="both"/>
              <w:rPr>
                <w:sz w:val="22"/>
                <w:szCs w:val="22"/>
                <w:lang w:val="uk-UA"/>
              </w:rPr>
            </w:pPr>
            <w:r w:rsidRPr="001211B7">
              <w:rPr>
                <w:sz w:val="22"/>
                <w:szCs w:val="22"/>
                <w:lang w:val="uk-UA"/>
              </w:rPr>
              <w:t>Протягом всього строку кредитування.</w:t>
            </w:r>
          </w:p>
          <w:p w:rsidR="00E24EBD" w:rsidRPr="001211B7" w:rsidRDefault="00E24EBD" w:rsidP="00E24EBD">
            <w:pPr>
              <w:jc w:val="both"/>
              <w:rPr>
                <w:sz w:val="22"/>
                <w:szCs w:val="22"/>
                <w:lang w:val="uk-UA"/>
              </w:rPr>
            </w:pPr>
          </w:p>
          <w:p w:rsidR="00E24EBD" w:rsidRPr="001211B7" w:rsidRDefault="00E24EBD" w:rsidP="00E24EBD">
            <w:pPr>
              <w:jc w:val="both"/>
              <w:rPr>
                <w:sz w:val="22"/>
                <w:szCs w:val="22"/>
                <w:lang w:val="uk-UA"/>
              </w:rPr>
            </w:pPr>
            <w:proofErr w:type="spellStart"/>
            <w:r w:rsidRPr="001211B7">
              <w:rPr>
                <w:sz w:val="22"/>
                <w:szCs w:val="22"/>
                <w:lang w:val="uk-UA"/>
              </w:rPr>
              <w:t>Проценна</w:t>
            </w:r>
            <w:proofErr w:type="spellEnd"/>
            <w:r w:rsidRPr="001211B7">
              <w:rPr>
                <w:sz w:val="22"/>
                <w:szCs w:val="22"/>
                <w:lang w:val="uk-UA"/>
              </w:rPr>
              <w:t xml:space="preserve"> ставка застосовується в порядку та на умовах визначених цим Договором, у випадку порушення  Позичальником встановленого п. 4.3.3. зобов’язання  та умов  цього Договору щодо страхування переданого в заставу Банку Транспортного засобу.  </w:t>
            </w:r>
          </w:p>
          <w:p w:rsidR="00E24EBD" w:rsidRPr="001211B7" w:rsidRDefault="00E24EBD" w:rsidP="00E24EBD">
            <w:pPr>
              <w:jc w:val="both"/>
              <w:rPr>
                <w:sz w:val="22"/>
                <w:szCs w:val="22"/>
                <w:lang w:val="uk-UA"/>
              </w:rPr>
            </w:pPr>
            <w:r w:rsidRPr="001211B7">
              <w:rPr>
                <w:sz w:val="22"/>
                <w:szCs w:val="22"/>
                <w:lang w:val="uk-UA"/>
              </w:rPr>
              <w:t>Застосування цього розміру процентної ставки здійснюється з першого календарного дня другого місяця, що настає за місяцем виникнення порушення, та діє по останній календарний день місяця (включно), у якому таке порушення зобов</w:t>
            </w:r>
            <w:r w:rsidR="005A6BBF" w:rsidRPr="001211B7">
              <w:rPr>
                <w:sz w:val="22"/>
                <w:szCs w:val="22"/>
                <w:lang w:val="uk-UA"/>
              </w:rPr>
              <w:t>’</w:t>
            </w:r>
            <w:r w:rsidRPr="001211B7">
              <w:rPr>
                <w:sz w:val="22"/>
                <w:szCs w:val="22"/>
                <w:lang w:val="uk-UA"/>
              </w:rPr>
              <w:t xml:space="preserve">язання було повністю усунуто,  згідно п. 4.3.3. цього Договору. </w:t>
            </w:r>
          </w:p>
          <w:p w:rsidR="00E24EBD" w:rsidRPr="00E24EBD" w:rsidRDefault="00E24EBD" w:rsidP="00E24EBD">
            <w:pPr>
              <w:jc w:val="both"/>
              <w:rPr>
                <w:sz w:val="22"/>
                <w:szCs w:val="22"/>
                <w:lang w:val="uk-UA"/>
              </w:rPr>
            </w:pPr>
            <w:r w:rsidRPr="001211B7">
              <w:rPr>
                <w:sz w:val="22"/>
                <w:szCs w:val="22"/>
                <w:lang w:val="uk-UA"/>
              </w:rPr>
              <w:t xml:space="preserve">За умови та після усунення порушень та/або відновлення належного виконання </w:t>
            </w:r>
            <w:proofErr w:type="spellStart"/>
            <w:r w:rsidRPr="001211B7">
              <w:rPr>
                <w:sz w:val="22"/>
                <w:szCs w:val="22"/>
                <w:lang w:val="uk-UA"/>
              </w:rPr>
              <w:t>зобов</w:t>
            </w:r>
            <w:proofErr w:type="spellEnd"/>
            <w:r w:rsidR="005A6BBF" w:rsidRPr="001211B7">
              <w:rPr>
                <w:sz w:val="22"/>
                <w:szCs w:val="22"/>
              </w:rPr>
              <w:t>’</w:t>
            </w:r>
            <w:proofErr w:type="spellStart"/>
            <w:r w:rsidRPr="001211B7">
              <w:rPr>
                <w:sz w:val="22"/>
                <w:szCs w:val="22"/>
                <w:lang w:val="uk-UA"/>
              </w:rPr>
              <w:t>язань</w:t>
            </w:r>
            <w:proofErr w:type="spellEnd"/>
            <w:r w:rsidRPr="001211B7">
              <w:rPr>
                <w:sz w:val="22"/>
                <w:szCs w:val="22"/>
                <w:lang w:val="uk-UA"/>
              </w:rPr>
              <w:t xml:space="preserve">, встановлених п. 4.3.3 цього Договору (шляхом надання Банку підтвердних документів) – з першого календарного дня місяця, наступного за місяцем усунення порушення відновлюється сплата Позичальником процентів за ставкою, визначеною в </w:t>
            </w:r>
            <w:proofErr w:type="spellStart"/>
            <w:r w:rsidRPr="001211B7">
              <w:rPr>
                <w:sz w:val="22"/>
                <w:szCs w:val="22"/>
                <w:lang w:val="uk-UA"/>
              </w:rPr>
              <w:t>п.п</w:t>
            </w:r>
            <w:proofErr w:type="spellEnd"/>
            <w:r w:rsidRPr="001211B7">
              <w:rPr>
                <w:sz w:val="22"/>
                <w:szCs w:val="22"/>
                <w:lang w:val="uk-UA"/>
              </w:rPr>
              <w:t>. 2.4.1.1.</w:t>
            </w:r>
            <w:r w:rsidR="005A6BBF" w:rsidRPr="001211B7">
              <w:rPr>
                <w:sz w:val="22"/>
                <w:szCs w:val="22"/>
                <w:lang w:val="uk-UA"/>
              </w:rPr>
              <w:t>, 2.4.1.2</w:t>
            </w:r>
            <w:r w:rsidRPr="001211B7">
              <w:rPr>
                <w:sz w:val="22"/>
                <w:szCs w:val="22"/>
                <w:lang w:val="uk-UA"/>
              </w:rPr>
              <w:t xml:space="preserve"> Договору.</w:t>
            </w:r>
            <w:r w:rsidRPr="00E24EBD">
              <w:rPr>
                <w:sz w:val="22"/>
                <w:szCs w:val="22"/>
                <w:lang w:val="uk-UA"/>
              </w:rPr>
              <w:t xml:space="preserve"> </w:t>
            </w:r>
          </w:p>
        </w:tc>
      </w:tr>
    </w:tbl>
    <w:p w:rsidR="00621C79" w:rsidRPr="00621C79" w:rsidRDefault="00621C79" w:rsidP="00621C79">
      <w:pPr>
        <w:tabs>
          <w:tab w:val="left" w:pos="567"/>
          <w:tab w:val="left" w:pos="709"/>
          <w:tab w:val="left" w:pos="851"/>
        </w:tabs>
        <w:spacing w:after="200" w:line="276" w:lineRule="auto"/>
        <w:ind w:left="284"/>
        <w:contextualSpacing/>
        <w:jc w:val="both"/>
        <w:rPr>
          <w:sz w:val="22"/>
          <w:szCs w:val="22"/>
          <w:lang w:val="uk-UA"/>
        </w:rPr>
      </w:pPr>
    </w:p>
    <w:p w:rsidR="00621C79" w:rsidRDefault="00621C79" w:rsidP="00621C79">
      <w:pPr>
        <w:tabs>
          <w:tab w:val="left" w:pos="567"/>
          <w:tab w:val="left" w:pos="709"/>
          <w:tab w:val="left" w:pos="851"/>
        </w:tabs>
        <w:spacing w:after="200" w:line="276" w:lineRule="auto"/>
        <w:ind w:left="284"/>
        <w:contextualSpacing/>
        <w:jc w:val="both"/>
        <w:rPr>
          <w:sz w:val="22"/>
          <w:szCs w:val="22"/>
          <w:lang w:val="uk-UA"/>
        </w:rPr>
      </w:pPr>
      <w:r w:rsidRPr="00621C79">
        <w:rPr>
          <w:sz w:val="22"/>
          <w:szCs w:val="22"/>
          <w:lang w:val="uk-UA"/>
        </w:rPr>
        <w:t>2.4.1.</w:t>
      </w:r>
      <w:r w:rsidR="00E24EBD">
        <w:rPr>
          <w:sz w:val="22"/>
          <w:szCs w:val="22"/>
          <w:lang w:val="uk-UA"/>
        </w:rPr>
        <w:t>4</w:t>
      </w:r>
      <w:r w:rsidRPr="00621C79">
        <w:rPr>
          <w:sz w:val="22"/>
          <w:szCs w:val="22"/>
          <w:lang w:val="uk-UA"/>
        </w:rPr>
        <w:t>. Зазначені в цьому Договорі процентні ставки за користування Кредитом є фіксованими. Вони застосовуються у відповідні періоди дії Договору згідно з порядком та умовами, визначеними цим Договором. Розмір таких ставок не може бути збільшений Банком в односторонньому порядку без письмової згоди Позичальника, крім випадків, коли зміна розміру ставки прямо передбачена іншими положеннями цього Договору за умови настання визначених ними обставин</w:t>
      </w:r>
      <w:r w:rsidR="00230EF6">
        <w:rPr>
          <w:sz w:val="22"/>
          <w:szCs w:val="22"/>
          <w:lang w:val="uk-UA"/>
        </w:rPr>
        <w:t>.</w:t>
      </w:r>
    </w:p>
    <w:p w:rsidR="00230EF6" w:rsidRDefault="00230EF6" w:rsidP="00230EF6">
      <w:pPr>
        <w:tabs>
          <w:tab w:val="left" w:pos="567"/>
          <w:tab w:val="left" w:pos="709"/>
          <w:tab w:val="left" w:pos="851"/>
        </w:tabs>
        <w:spacing w:before="120" w:after="120"/>
        <w:ind w:left="284"/>
        <w:jc w:val="both"/>
        <w:rPr>
          <w:rFonts w:eastAsia="Calibri"/>
          <w:iCs/>
          <w:sz w:val="22"/>
          <w:szCs w:val="22"/>
          <w:lang w:val="uk-UA" w:eastAsia="en-US"/>
        </w:rPr>
      </w:pPr>
      <w:r w:rsidRPr="00E50890">
        <w:rPr>
          <w:rFonts w:eastAsia="Calibri"/>
          <w:iCs/>
          <w:sz w:val="22"/>
          <w:szCs w:val="22"/>
          <w:lang w:val="uk-UA" w:eastAsia="en-US"/>
        </w:rPr>
        <w:t xml:space="preserve">Застосування процентної ставки, зазначеної в </w:t>
      </w:r>
      <w:proofErr w:type="spellStart"/>
      <w:r w:rsidRPr="00E50890">
        <w:rPr>
          <w:rFonts w:eastAsia="Calibri"/>
          <w:iCs/>
          <w:sz w:val="22"/>
          <w:szCs w:val="22"/>
          <w:lang w:val="uk-UA" w:eastAsia="en-US"/>
        </w:rPr>
        <w:t>п.п</w:t>
      </w:r>
      <w:proofErr w:type="spellEnd"/>
      <w:r w:rsidRPr="00E50890">
        <w:rPr>
          <w:rFonts w:eastAsia="Calibri"/>
          <w:iCs/>
          <w:sz w:val="22"/>
          <w:szCs w:val="22"/>
          <w:lang w:val="uk-UA" w:eastAsia="en-US"/>
        </w:rPr>
        <w:t>. 2.4.1.</w:t>
      </w:r>
      <w:r w:rsidR="005A6BBF" w:rsidRPr="00E50890">
        <w:rPr>
          <w:rFonts w:eastAsia="Calibri"/>
          <w:iCs/>
          <w:sz w:val="22"/>
          <w:szCs w:val="22"/>
          <w:lang w:val="uk-UA" w:eastAsia="en-US"/>
        </w:rPr>
        <w:t>3</w:t>
      </w:r>
      <w:r w:rsidRPr="00E50890">
        <w:rPr>
          <w:rFonts w:eastAsia="Calibri"/>
          <w:iCs/>
          <w:sz w:val="22"/>
          <w:szCs w:val="22"/>
          <w:lang w:val="uk-UA" w:eastAsia="en-US"/>
        </w:rPr>
        <w:t>. Договору здійснюється Банком без додаткового узгодження з Позичальником. Позичальник погоджується з тим, що він належним чином повідомлений про можливість та випадки застосування Банком такого розміру процентної ставки, про що свідчить його підпис на цьому Договорі.  Зміна процентної ставки у цьому випадку не є зміною істотних умов Договору, а є наслідком невиконання/неналежного виконання Позичальником умов цього Договору.</w:t>
      </w:r>
    </w:p>
    <w:bookmarkEnd w:id="7"/>
    <w:p w:rsidR="00C66437" w:rsidRPr="00F30F13" w:rsidRDefault="00C66437" w:rsidP="00C66437">
      <w:pPr>
        <w:tabs>
          <w:tab w:val="left" w:pos="284"/>
        </w:tabs>
        <w:ind w:left="284"/>
        <w:jc w:val="both"/>
        <w:rPr>
          <w:sz w:val="22"/>
          <w:szCs w:val="22"/>
          <w:lang w:val="uk-UA"/>
        </w:rPr>
      </w:pPr>
    </w:p>
    <w:p w:rsidR="00F17670" w:rsidRPr="00F30F13" w:rsidRDefault="00F17670" w:rsidP="00B352D2">
      <w:pPr>
        <w:shd w:val="clear" w:color="auto" w:fill="E7E6E6" w:themeFill="background2"/>
        <w:tabs>
          <w:tab w:val="left" w:pos="0"/>
        </w:tabs>
        <w:jc w:val="both"/>
        <w:rPr>
          <w:b/>
          <w:i/>
          <w:iCs/>
          <w:color w:val="FF0000"/>
          <w:sz w:val="22"/>
          <w:szCs w:val="22"/>
          <w:lang w:val="uk-UA"/>
        </w:rPr>
      </w:pPr>
      <w:r w:rsidRPr="00F30F13">
        <w:rPr>
          <w:b/>
          <w:i/>
          <w:iCs/>
          <w:color w:val="FF0000"/>
          <w:sz w:val="22"/>
          <w:szCs w:val="22"/>
          <w:u w:val="single"/>
          <w:lang w:val="uk-UA"/>
        </w:rPr>
        <w:t>Варіант 3:</w:t>
      </w:r>
      <w:r w:rsidRPr="00F30F13">
        <w:rPr>
          <w:b/>
          <w:i/>
          <w:iCs/>
          <w:color w:val="FF0000"/>
          <w:sz w:val="22"/>
          <w:szCs w:val="22"/>
          <w:lang w:val="uk-UA"/>
        </w:rPr>
        <w:t xml:space="preserve"> використовується у випадку, якщо Позичальник є працівником Банку:</w:t>
      </w:r>
    </w:p>
    <w:p w:rsidR="00F17670" w:rsidRPr="00F30F13" w:rsidRDefault="00F17670" w:rsidP="00011A26">
      <w:pPr>
        <w:tabs>
          <w:tab w:val="left" w:pos="851"/>
        </w:tabs>
        <w:ind w:left="284"/>
        <w:jc w:val="both"/>
        <w:rPr>
          <w:sz w:val="22"/>
          <w:szCs w:val="22"/>
          <w:lang w:val="uk-UA"/>
        </w:rPr>
      </w:pPr>
      <w:r w:rsidRPr="00F30F13">
        <w:rPr>
          <w:b/>
          <w:sz w:val="22"/>
          <w:szCs w:val="22"/>
          <w:lang w:val="uk-UA"/>
        </w:rPr>
        <w:t>2.4.1</w:t>
      </w:r>
      <w:r w:rsidRPr="00F30F13">
        <w:rPr>
          <w:sz w:val="22"/>
          <w:szCs w:val="22"/>
          <w:lang w:val="uk-UA"/>
        </w:rPr>
        <w:t>. Сторони, враховуючи той факт, що станом на дату укладення цього Договору Позичальник перебуває у трудових відносинах з Банком, домовились, що за користування Кредитом Позичальник зобов’язаний сплачувати Банку відповідну плату (проценти) в наступних розмірах:</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394"/>
        <w:gridCol w:w="4050"/>
      </w:tblGrid>
      <w:tr w:rsidR="00F17670" w:rsidRPr="00F30F13" w:rsidTr="00593A6D">
        <w:trPr>
          <w:trHeight w:val="453"/>
        </w:trPr>
        <w:tc>
          <w:tcPr>
            <w:tcW w:w="1224"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 підпункту</w:t>
            </w:r>
          </w:p>
        </w:tc>
        <w:tc>
          <w:tcPr>
            <w:tcW w:w="4394"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Розмір процентної ставки, що сплачується Позичальником за користування Кредитом</w:t>
            </w:r>
          </w:p>
        </w:tc>
        <w:tc>
          <w:tcPr>
            <w:tcW w:w="4050" w:type="dxa"/>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jc w:val="center"/>
              <w:rPr>
                <w:b/>
                <w:sz w:val="22"/>
                <w:szCs w:val="22"/>
                <w:lang w:val="uk-UA"/>
              </w:rPr>
            </w:pPr>
            <w:r w:rsidRPr="00F30F13">
              <w:rPr>
                <w:b/>
                <w:sz w:val="22"/>
                <w:szCs w:val="22"/>
                <w:lang w:val="uk-UA"/>
              </w:rPr>
              <w:t>Період, протягом якого застосовується процентна ставка за користування  Кредитом</w:t>
            </w:r>
          </w:p>
        </w:tc>
      </w:tr>
      <w:tr w:rsidR="00F17670" w:rsidRPr="00F30F13" w:rsidTr="00593A6D">
        <w:trPr>
          <w:trHeight w:val="4184"/>
        </w:trPr>
        <w:tc>
          <w:tcPr>
            <w:tcW w:w="1224" w:type="dxa"/>
            <w:vMerge w:val="restart"/>
            <w:tcBorders>
              <w:top w:val="single" w:sz="4" w:space="0" w:color="auto"/>
              <w:left w:val="single" w:sz="4" w:space="0" w:color="auto"/>
              <w:bottom w:val="single" w:sz="4" w:space="0" w:color="auto"/>
              <w:right w:val="single" w:sz="4" w:space="0" w:color="auto"/>
            </w:tcBorders>
          </w:tcPr>
          <w:p w:rsidR="00F17670" w:rsidRPr="00F30F13" w:rsidRDefault="00F17670" w:rsidP="00011A26">
            <w:pPr>
              <w:jc w:val="center"/>
              <w:rPr>
                <w:sz w:val="22"/>
                <w:szCs w:val="22"/>
                <w:lang w:val="uk-UA"/>
              </w:rPr>
            </w:pPr>
            <w:r w:rsidRPr="00F30F13">
              <w:rPr>
                <w:sz w:val="22"/>
                <w:szCs w:val="22"/>
                <w:lang w:val="uk-UA"/>
              </w:rPr>
              <w:t xml:space="preserve">2.4.1.1. </w:t>
            </w: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011A26">
            <w:pPr>
              <w:jc w:val="center"/>
              <w:rPr>
                <w:sz w:val="22"/>
                <w:szCs w:val="22"/>
                <w:lang w:val="uk-UA"/>
              </w:rPr>
            </w:pPr>
          </w:p>
          <w:p w:rsidR="00936797" w:rsidRPr="00F30F13" w:rsidRDefault="00936797" w:rsidP="00F30F13">
            <w:pPr>
              <w:rPr>
                <w:sz w:val="22"/>
                <w:szCs w:val="22"/>
                <w:lang w:val="uk-UA"/>
              </w:rPr>
            </w:pPr>
          </w:p>
          <w:p w:rsidR="00F17670" w:rsidRPr="00F30F13" w:rsidRDefault="00F17670" w:rsidP="00011A26">
            <w:pPr>
              <w:jc w:val="center"/>
              <w:rPr>
                <w:sz w:val="22"/>
                <w:szCs w:val="22"/>
                <w:lang w:val="uk-UA"/>
              </w:rPr>
            </w:pPr>
          </w:p>
          <w:p w:rsidR="003F7C14" w:rsidRDefault="003F7C14" w:rsidP="00011A26">
            <w:pPr>
              <w:jc w:val="center"/>
              <w:rPr>
                <w:ins w:id="8" w:author="Суркова Дар'я Олексіївна" w:date="2026-05-27T11:52:00Z"/>
                <w:sz w:val="22"/>
                <w:szCs w:val="22"/>
                <w:lang w:val="uk-UA"/>
              </w:rPr>
            </w:pPr>
          </w:p>
          <w:p w:rsidR="003F7C14" w:rsidRDefault="003F7C14" w:rsidP="00011A26">
            <w:pPr>
              <w:jc w:val="center"/>
              <w:rPr>
                <w:ins w:id="9" w:author="Суркова Дар'я Олексіївна" w:date="2026-05-27T11:52:00Z"/>
                <w:sz w:val="22"/>
                <w:szCs w:val="22"/>
                <w:lang w:val="uk-UA"/>
              </w:rPr>
            </w:pPr>
          </w:p>
          <w:p w:rsidR="003F7C14" w:rsidRDefault="003F7C14" w:rsidP="00011A26">
            <w:pPr>
              <w:jc w:val="center"/>
              <w:rPr>
                <w:ins w:id="10" w:author="Суркова Дар'я Олексіївна" w:date="2026-05-27T11:52:00Z"/>
                <w:sz w:val="22"/>
                <w:szCs w:val="22"/>
                <w:lang w:val="uk-UA"/>
              </w:rPr>
            </w:pPr>
          </w:p>
          <w:p w:rsidR="003F7C14" w:rsidRDefault="003F7C14" w:rsidP="00011A26">
            <w:pPr>
              <w:jc w:val="center"/>
              <w:rPr>
                <w:ins w:id="11" w:author="Суркова Дар'я Олексіївна" w:date="2026-05-27T11:52:00Z"/>
                <w:sz w:val="22"/>
                <w:szCs w:val="22"/>
                <w:lang w:val="uk-UA"/>
              </w:rPr>
            </w:pPr>
          </w:p>
          <w:p w:rsidR="003F7C14" w:rsidRDefault="003F7C14" w:rsidP="00011A26">
            <w:pPr>
              <w:jc w:val="center"/>
              <w:rPr>
                <w:ins w:id="12" w:author="Суркова Дар'я Олексіївна" w:date="2026-05-27T11:52:00Z"/>
                <w:sz w:val="22"/>
                <w:szCs w:val="22"/>
                <w:lang w:val="uk-UA"/>
              </w:rPr>
            </w:pPr>
          </w:p>
          <w:p w:rsidR="003F7C14" w:rsidRDefault="003F7C14" w:rsidP="00011A26">
            <w:pPr>
              <w:jc w:val="center"/>
              <w:rPr>
                <w:ins w:id="13" w:author="Суркова Дар'я Олексіївна" w:date="2026-05-27T11:52:00Z"/>
                <w:sz w:val="22"/>
                <w:szCs w:val="22"/>
                <w:lang w:val="uk-UA"/>
              </w:rPr>
            </w:pPr>
          </w:p>
          <w:p w:rsidR="003F7C14" w:rsidRDefault="003F7C14" w:rsidP="00011A26">
            <w:pPr>
              <w:jc w:val="center"/>
              <w:rPr>
                <w:ins w:id="14" w:author="Суркова Дар'я Олексіївна" w:date="2026-05-27T11:52:00Z"/>
                <w:sz w:val="22"/>
                <w:szCs w:val="22"/>
                <w:lang w:val="uk-UA"/>
              </w:rPr>
            </w:pPr>
          </w:p>
          <w:p w:rsidR="003F7C14" w:rsidRDefault="003F7C14" w:rsidP="00011A26">
            <w:pPr>
              <w:jc w:val="center"/>
              <w:rPr>
                <w:ins w:id="15" w:author="Суркова Дар'я Олексіївна" w:date="2026-05-27T11:52:00Z"/>
                <w:sz w:val="22"/>
                <w:szCs w:val="22"/>
                <w:lang w:val="uk-UA"/>
              </w:rPr>
            </w:pPr>
          </w:p>
          <w:p w:rsidR="003F7C14" w:rsidRDefault="003F7C14" w:rsidP="00011A26">
            <w:pPr>
              <w:jc w:val="center"/>
              <w:rPr>
                <w:ins w:id="16" w:author="Суркова Дар'я Олексіївна" w:date="2026-05-27T11:52:00Z"/>
                <w:sz w:val="22"/>
                <w:szCs w:val="22"/>
                <w:lang w:val="uk-UA"/>
              </w:rPr>
            </w:pPr>
          </w:p>
          <w:p w:rsidR="003F7C14" w:rsidRDefault="003F7C14" w:rsidP="00011A26">
            <w:pPr>
              <w:jc w:val="center"/>
              <w:rPr>
                <w:ins w:id="17" w:author="Суркова Дар'я Олексіївна" w:date="2026-05-27T11:52:00Z"/>
                <w:sz w:val="22"/>
                <w:szCs w:val="22"/>
                <w:lang w:val="uk-UA"/>
              </w:rPr>
            </w:pPr>
          </w:p>
          <w:p w:rsidR="003F7C14" w:rsidRDefault="003F7C14" w:rsidP="00011A26">
            <w:pPr>
              <w:jc w:val="center"/>
              <w:rPr>
                <w:ins w:id="18" w:author="Суркова Дар'я Олексіївна" w:date="2026-05-27T11:52:00Z"/>
                <w:sz w:val="22"/>
                <w:szCs w:val="22"/>
                <w:lang w:val="uk-UA"/>
              </w:rPr>
            </w:pPr>
          </w:p>
          <w:p w:rsidR="003F7C14" w:rsidRDefault="003F7C14" w:rsidP="00011A26">
            <w:pPr>
              <w:jc w:val="center"/>
              <w:rPr>
                <w:ins w:id="19" w:author="Суркова Дар'я Олексіївна" w:date="2026-05-27T11:52:00Z"/>
                <w:sz w:val="22"/>
                <w:szCs w:val="22"/>
                <w:lang w:val="uk-UA"/>
              </w:rPr>
            </w:pPr>
          </w:p>
          <w:p w:rsidR="003F7C14" w:rsidRDefault="003F7C14" w:rsidP="00011A26">
            <w:pPr>
              <w:jc w:val="center"/>
              <w:rPr>
                <w:ins w:id="20" w:author="Суркова Дар'я Олексіївна" w:date="2026-05-27T11:52:00Z"/>
                <w:sz w:val="22"/>
                <w:szCs w:val="22"/>
                <w:lang w:val="uk-UA"/>
              </w:rPr>
            </w:pPr>
          </w:p>
          <w:p w:rsidR="003F7C14" w:rsidRDefault="003F7C14" w:rsidP="00011A26">
            <w:pPr>
              <w:jc w:val="center"/>
              <w:rPr>
                <w:ins w:id="21" w:author="Суркова Дар'я Олексіївна" w:date="2026-05-27T11:52:00Z"/>
                <w:sz w:val="22"/>
                <w:szCs w:val="22"/>
                <w:lang w:val="uk-UA"/>
              </w:rPr>
            </w:pPr>
          </w:p>
          <w:p w:rsidR="00257929" w:rsidRDefault="00257929" w:rsidP="00011A26">
            <w:pPr>
              <w:jc w:val="center"/>
              <w:rPr>
                <w:ins w:id="22" w:author="Суркова Дар'я Олексіївна" w:date="2026-05-27T12:23:00Z"/>
                <w:sz w:val="22"/>
                <w:szCs w:val="22"/>
                <w:lang w:val="uk-UA"/>
              </w:rPr>
            </w:pPr>
          </w:p>
          <w:p w:rsidR="00257929" w:rsidRDefault="00257929" w:rsidP="00011A26">
            <w:pPr>
              <w:jc w:val="center"/>
              <w:rPr>
                <w:ins w:id="23" w:author="Суркова Дар'я Олексіївна" w:date="2026-05-27T12:23:00Z"/>
                <w:sz w:val="22"/>
                <w:szCs w:val="22"/>
                <w:lang w:val="uk-UA"/>
              </w:rPr>
            </w:pPr>
          </w:p>
          <w:p w:rsidR="00F17670" w:rsidRPr="00F30F13" w:rsidRDefault="00F17670" w:rsidP="00011A26">
            <w:pPr>
              <w:jc w:val="center"/>
              <w:rPr>
                <w:sz w:val="22"/>
                <w:szCs w:val="22"/>
                <w:lang w:val="uk-UA"/>
              </w:rPr>
            </w:pPr>
            <w:r w:rsidRPr="00F30F13">
              <w:rPr>
                <w:sz w:val="22"/>
                <w:szCs w:val="22"/>
                <w:lang w:val="uk-UA"/>
              </w:rPr>
              <w:t>2.4.1.1.*</w:t>
            </w:r>
          </w:p>
        </w:tc>
        <w:tc>
          <w:tcPr>
            <w:tcW w:w="4394"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b/>
                <w:sz w:val="22"/>
                <w:szCs w:val="22"/>
                <w:lang w:val="uk-UA"/>
              </w:rPr>
              <w:t>___ (________) процента(-ів) річних</w:t>
            </w:r>
            <w:r w:rsidRPr="00F30F13">
              <w:rPr>
                <w:color w:val="0000FF"/>
                <w:sz w:val="22"/>
                <w:szCs w:val="22"/>
                <w:lang w:val="uk-UA"/>
              </w:rPr>
              <w:t xml:space="preserve"> </w:t>
            </w:r>
            <w:r w:rsidRPr="00F30F13">
              <w:rPr>
                <w:i/>
                <w:color w:val="0000FF"/>
                <w:sz w:val="22"/>
                <w:szCs w:val="22"/>
                <w:lang w:val="uk-UA"/>
              </w:rPr>
              <w:t>(зазначається процентна ставка, встановлена для позичальників-працівників Банку на дату укладення Договору відповідно до рішення кредитного комітету з роздрібного бізнесу, що визначало процентну ставку для позичальників-працівників Банку на той момент)</w:t>
            </w:r>
          </w:p>
        </w:tc>
        <w:tc>
          <w:tcPr>
            <w:tcW w:w="4050"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color w:val="0000FF"/>
                <w:sz w:val="22"/>
                <w:szCs w:val="22"/>
                <w:lang w:val="uk-UA"/>
              </w:rPr>
            </w:pPr>
            <w:r w:rsidRPr="00F30F13">
              <w:rPr>
                <w:sz w:val="22"/>
                <w:szCs w:val="22"/>
                <w:lang w:val="uk-UA"/>
              </w:rPr>
              <w:t>з дати отримання кредитних коштів по дату, яка визначається в залежності від того, що настане раніше:</w:t>
            </w:r>
            <w:r w:rsidRPr="00F30F13">
              <w:rPr>
                <w:color w:val="0000FF"/>
                <w:sz w:val="22"/>
                <w:szCs w:val="22"/>
                <w:lang w:val="uk-UA"/>
              </w:rPr>
              <w:t xml:space="preserve"> </w:t>
            </w:r>
          </w:p>
          <w:p w:rsidR="00F17670" w:rsidRPr="00F30F13" w:rsidRDefault="00F17670" w:rsidP="00011A26">
            <w:pPr>
              <w:jc w:val="both"/>
              <w:rPr>
                <w:color w:val="0000FF"/>
                <w:sz w:val="22"/>
                <w:szCs w:val="22"/>
                <w:lang w:val="uk-UA"/>
              </w:rPr>
            </w:pPr>
            <w:r w:rsidRPr="00F30F13">
              <w:rPr>
                <w:color w:val="0000FF"/>
                <w:sz w:val="22"/>
                <w:szCs w:val="22"/>
                <w:lang w:val="uk-UA"/>
              </w:rPr>
              <w:t xml:space="preserve">1) по </w:t>
            </w:r>
            <w:r w:rsidRPr="00F30F13">
              <w:rPr>
                <w:sz w:val="22"/>
                <w:szCs w:val="22"/>
                <w:lang w:val="uk-UA"/>
              </w:rPr>
              <w:t>_______________ року включно або</w:t>
            </w:r>
            <w:r w:rsidRPr="00F30F13">
              <w:rPr>
                <w:color w:val="0000FF"/>
                <w:sz w:val="22"/>
                <w:szCs w:val="22"/>
                <w:lang w:val="uk-UA"/>
              </w:rPr>
              <w:t xml:space="preserve"> </w:t>
            </w:r>
            <w:r w:rsidRPr="00F30F13">
              <w:rPr>
                <w:i/>
                <w:color w:val="0000FF"/>
                <w:sz w:val="22"/>
                <w:szCs w:val="22"/>
                <w:lang w:val="uk-UA"/>
              </w:rPr>
              <w:t xml:space="preserve">(зазначається визначена рішенням кредитного комітету з роздрібного бізнесу дата закінчення періоду застосування процентної ставки для позичальників-працівників Банку) </w:t>
            </w:r>
            <w:r w:rsidRPr="00F30F13">
              <w:rPr>
                <w:color w:val="0000FF"/>
                <w:sz w:val="22"/>
                <w:szCs w:val="22"/>
                <w:lang w:val="uk-UA"/>
              </w:rPr>
              <w:t xml:space="preserve">  </w:t>
            </w:r>
          </w:p>
          <w:p w:rsidR="00F17670" w:rsidRPr="00F30F13" w:rsidRDefault="00F17670" w:rsidP="00011A26">
            <w:pPr>
              <w:jc w:val="both"/>
              <w:rPr>
                <w:color w:val="0000FF"/>
                <w:sz w:val="22"/>
                <w:szCs w:val="22"/>
                <w:lang w:val="uk-UA"/>
              </w:rPr>
            </w:pPr>
            <w:r w:rsidRPr="00F30F13">
              <w:rPr>
                <w:i/>
                <w:color w:val="0000FF"/>
                <w:sz w:val="22"/>
                <w:szCs w:val="22"/>
                <w:lang w:val="uk-UA"/>
              </w:rPr>
              <w:t xml:space="preserve">Варіант 1 підпункту 2) </w:t>
            </w:r>
            <w:r w:rsidRPr="00F30F13">
              <w:rPr>
                <w:i/>
                <w:iCs/>
                <w:color w:val="FF0000"/>
                <w:sz w:val="22"/>
                <w:szCs w:val="22"/>
                <w:lang w:val="uk-UA"/>
              </w:rPr>
              <w:t>використовується у разі, якщо повернення Основної суми боргу за Кредитом передбачається здійснювати рівними частинами</w:t>
            </w:r>
            <w:r w:rsidRPr="00F30F13">
              <w:rPr>
                <w:color w:val="0000FF"/>
                <w:sz w:val="22"/>
                <w:szCs w:val="22"/>
                <w:lang w:val="uk-UA"/>
              </w:rPr>
              <w:t>: 2) по останнє число (включно) місяця, наступного за місяцем, в якому відбулось припинення трудових відносин Позичальника з Банком (за виключенням припинення трудових відносин у зв’язку з виходом на пенсію)</w:t>
            </w:r>
          </w:p>
          <w:p w:rsidR="00F17670" w:rsidRPr="00F30F13" w:rsidRDefault="00F17670" w:rsidP="00011A26">
            <w:pPr>
              <w:jc w:val="both"/>
              <w:rPr>
                <w:color w:val="0000FF"/>
                <w:sz w:val="22"/>
                <w:szCs w:val="22"/>
                <w:lang w:val="uk-UA"/>
              </w:rPr>
            </w:pPr>
            <w:r w:rsidRPr="00F30F13">
              <w:rPr>
                <w:i/>
                <w:color w:val="0000FF"/>
                <w:sz w:val="22"/>
                <w:szCs w:val="22"/>
                <w:lang w:val="uk-UA"/>
              </w:rPr>
              <w:t xml:space="preserve">Варіант 2 підпункту 2) </w:t>
            </w:r>
            <w:r w:rsidRPr="00F30F13">
              <w:rPr>
                <w:i/>
                <w:iCs/>
                <w:color w:val="FF0000"/>
                <w:sz w:val="22"/>
                <w:szCs w:val="22"/>
                <w:lang w:val="uk-UA"/>
              </w:rPr>
              <w:t xml:space="preserve">використовується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color w:val="0000FF"/>
                <w:sz w:val="22"/>
                <w:szCs w:val="22"/>
                <w:lang w:val="uk-UA"/>
              </w:rPr>
              <w:t>:</w:t>
            </w:r>
          </w:p>
          <w:p w:rsidR="00F17670" w:rsidRPr="00F30F13" w:rsidRDefault="00F17670" w:rsidP="00936797">
            <w:pPr>
              <w:jc w:val="both"/>
              <w:rPr>
                <w:i/>
                <w:color w:val="0000FF"/>
                <w:sz w:val="22"/>
                <w:szCs w:val="22"/>
                <w:lang w:val="uk-UA"/>
              </w:rPr>
            </w:pPr>
            <w:r w:rsidRPr="00F30F13">
              <w:rPr>
                <w:sz w:val="22"/>
                <w:szCs w:val="22"/>
                <w:lang w:val="uk-UA"/>
              </w:rPr>
              <w:t xml:space="preserve">2) по ___ (включно) число </w:t>
            </w:r>
            <w:r w:rsidRPr="00F30F13">
              <w:rPr>
                <w:color w:val="0000FF"/>
                <w:sz w:val="22"/>
                <w:szCs w:val="22"/>
                <w:lang w:val="uk-UA"/>
              </w:rPr>
              <w:t>місяця, що йде другим після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sz w:val="22"/>
                <w:szCs w:val="22"/>
                <w:lang w:val="uk-UA"/>
              </w:rPr>
              <w:t xml:space="preserve"> </w:t>
            </w:r>
            <w:r w:rsidRPr="00F30F13">
              <w:rPr>
                <w:i/>
                <w:color w:val="0000FF"/>
                <w:sz w:val="22"/>
                <w:szCs w:val="22"/>
                <w:lang w:val="uk-UA"/>
              </w:rPr>
              <w:t xml:space="preserve">(зазначається число (без місяця і року), що передує  визначеній Договором даті, в яку здійснюється сплата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w:t>
            </w:r>
          </w:p>
          <w:p w:rsidR="00D23451" w:rsidRPr="00F30F13" w:rsidRDefault="00D23451" w:rsidP="00D23451">
            <w:pPr>
              <w:jc w:val="both"/>
              <w:rPr>
                <w:color w:val="0000FF"/>
                <w:sz w:val="22"/>
                <w:szCs w:val="22"/>
                <w:lang w:val="uk-UA"/>
              </w:rPr>
            </w:pPr>
            <w:r w:rsidRPr="00F30F13">
              <w:rPr>
                <w:i/>
                <w:color w:val="0000FF"/>
                <w:sz w:val="22"/>
                <w:szCs w:val="22"/>
                <w:lang w:val="uk-UA"/>
              </w:rPr>
              <w:t xml:space="preserve">Варіант 2 підпункту 2) </w:t>
            </w:r>
            <w:r w:rsidRPr="00F30F13">
              <w:rPr>
                <w:i/>
                <w:iCs/>
                <w:color w:val="FF0000"/>
                <w:sz w:val="22"/>
                <w:szCs w:val="22"/>
                <w:lang w:val="uk-UA"/>
              </w:rPr>
              <w:t xml:space="preserve">використовується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 xml:space="preserve"> за схемою </w:t>
            </w:r>
            <w:r w:rsidRPr="00F30F13">
              <w:rPr>
                <w:bCs/>
                <w:sz w:val="22"/>
                <w:szCs w:val="22"/>
                <w:lang w:val="uk-UA"/>
              </w:rPr>
              <w:t>"Ануїтет факт/360" (</w:t>
            </w:r>
            <w:r w:rsidRPr="00F30F13">
              <w:rPr>
                <w:i/>
                <w:iCs/>
                <w:color w:val="FF0000"/>
                <w:sz w:val="22"/>
                <w:szCs w:val="22"/>
                <w:lang w:val="uk-UA"/>
              </w:rPr>
              <w:t>після технічної реалізації)</w:t>
            </w:r>
            <w:r w:rsidRPr="00F30F13">
              <w:rPr>
                <w:color w:val="0000FF"/>
                <w:sz w:val="22"/>
                <w:szCs w:val="22"/>
                <w:lang w:val="uk-UA"/>
              </w:rPr>
              <w:t>:</w:t>
            </w:r>
          </w:p>
          <w:p w:rsidR="00D23451" w:rsidRPr="00F30F13" w:rsidRDefault="00D23451" w:rsidP="00D23451">
            <w:pPr>
              <w:jc w:val="both"/>
              <w:rPr>
                <w:sz w:val="22"/>
                <w:szCs w:val="22"/>
                <w:lang w:val="uk-UA"/>
              </w:rPr>
            </w:pPr>
            <w:r w:rsidRPr="00F30F13">
              <w:rPr>
                <w:sz w:val="22"/>
                <w:szCs w:val="22"/>
                <w:lang w:val="uk-UA"/>
              </w:rPr>
              <w:t xml:space="preserve">2) по останній (включно) календарний день </w:t>
            </w:r>
            <w:r w:rsidRPr="00F30F13">
              <w:rPr>
                <w:color w:val="0000FF"/>
                <w:sz w:val="22"/>
                <w:szCs w:val="22"/>
                <w:lang w:val="uk-UA"/>
              </w:rPr>
              <w:t xml:space="preserve">місяця </w:t>
            </w:r>
            <w:r w:rsidRPr="00F30F13">
              <w:rPr>
                <w:sz w:val="22"/>
                <w:szCs w:val="22"/>
                <w:lang w:val="uk-UA"/>
              </w:rPr>
              <w:t>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i/>
                <w:color w:val="0000FF"/>
                <w:sz w:val="22"/>
                <w:szCs w:val="22"/>
                <w:lang w:val="uk-UA"/>
              </w:rPr>
              <w:t>.</w:t>
            </w:r>
          </w:p>
        </w:tc>
      </w:tr>
      <w:tr w:rsidR="00F17670" w:rsidRPr="00F30F13" w:rsidTr="00593A6D">
        <w:trPr>
          <w:trHeight w:val="428"/>
        </w:trPr>
        <w:tc>
          <w:tcPr>
            <w:tcW w:w="0" w:type="auto"/>
            <w:vMerge/>
            <w:tcBorders>
              <w:top w:val="single" w:sz="4" w:space="0" w:color="auto"/>
              <w:left w:val="single" w:sz="4" w:space="0" w:color="auto"/>
              <w:bottom w:val="single" w:sz="4" w:space="0" w:color="auto"/>
              <w:right w:val="single" w:sz="4" w:space="0" w:color="auto"/>
            </w:tcBorders>
            <w:vAlign w:val="center"/>
            <w:hideMark/>
          </w:tcPr>
          <w:p w:rsidR="00F17670" w:rsidRPr="00F30F13" w:rsidRDefault="00F17670" w:rsidP="00011A26">
            <w:pPr>
              <w:rPr>
                <w:sz w:val="22"/>
                <w:szCs w:val="22"/>
                <w:lang w:val="uk-UA"/>
              </w:rPr>
            </w:pPr>
          </w:p>
        </w:tc>
        <w:tc>
          <w:tcPr>
            <w:tcW w:w="4394"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b/>
                <w:sz w:val="22"/>
                <w:szCs w:val="22"/>
                <w:lang w:val="uk-UA"/>
              </w:rPr>
              <w:t>___ (________) процента(-ів) річних</w:t>
            </w:r>
            <w:r w:rsidRPr="00F30F13">
              <w:rPr>
                <w:sz w:val="22"/>
                <w:szCs w:val="22"/>
                <w:lang w:val="uk-UA"/>
              </w:rPr>
              <w:t xml:space="preserve"> </w:t>
            </w:r>
            <w:r w:rsidRPr="00F30F13">
              <w:rPr>
                <w:i/>
                <w:color w:val="0000FF"/>
                <w:sz w:val="22"/>
                <w:szCs w:val="22"/>
                <w:lang w:val="uk-UA"/>
              </w:rPr>
              <w:t>(зазначається процентна ставка, встановлена для позичальників-працівників Банку на наступний період (календарний рік) відповідно до рішення кредитного комітету з роздрібного бізнесу за умови наявності такого рішення на момент укладення кредитного договору)</w:t>
            </w:r>
            <w:r w:rsidRPr="00F30F13">
              <w:rPr>
                <w:i/>
                <w:sz w:val="22"/>
                <w:szCs w:val="22"/>
                <w:lang w:val="uk-UA"/>
              </w:rPr>
              <w:t xml:space="preserve"> </w:t>
            </w:r>
          </w:p>
        </w:tc>
        <w:tc>
          <w:tcPr>
            <w:tcW w:w="4050"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color w:val="0000FF"/>
                <w:sz w:val="22"/>
                <w:szCs w:val="22"/>
                <w:lang w:val="uk-UA"/>
              </w:rPr>
            </w:pPr>
            <w:r w:rsidRPr="00F30F13">
              <w:rPr>
                <w:sz w:val="22"/>
                <w:szCs w:val="22"/>
                <w:lang w:val="uk-UA"/>
              </w:rPr>
              <w:t>з _____ ____________ по</w:t>
            </w:r>
            <w:r w:rsidRPr="00F30F13">
              <w:rPr>
                <w:color w:val="0000FF"/>
                <w:sz w:val="22"/>
                <w:szCs w:val="22"/>
                <w:lang w:val="uk-UA"/>
              </w:rPr>
              <w:t xml:space="preserve"> </w:t>
            </w:r>
            <w:r w:rsidRPr="00F30F13">
              <w:rPr>
                <w:sz w:val="22"/>
                <w:szCs w:val="22"/>
                <w:lang w:val="uk-UA"/>
              </w:rPr>
              <w:t>дату, яка визначається в залежності від того, що настане раніше:</w:t>
            </w:r>
            <w:r w:rsidRPr="00F30F13">
              <w:rPr>
                <w:color w:val="0000FF"/>
                <w:sz w:val="22"/>
                <w:szCs w:val="22"/>
                <w:lang w:val="uk-UA"/>
              </w:rPr>
              <w:t xml:space="preserve"> </w:t>
            </w:r>
          </w:p>
          <w:p w:rsidR="00F17670" w:rsidRPr="00F30F13" w:rsidRDefault="00F17670" w:rsidP="00011A26">
            <w:pPr>
              <w:jc w:val="both"/>
              <w:rPr>
                <w:color w:val="0000FF"/>
                <w:sz w:val="22"/>
                <w:szCs w:val="22"/>
                <w:lang w:val="uk-UA"/>
              </w:rPr>
            </w:pPr>
            <w:r w:rsidRPr="00F30F13">
              <w:rPr>
                <w:color w:val="0000FF"/>
                <w:sz w:val="22"/>
                <w:szCs w:val="22"/>
                <w:lang w:val="uk-UA"/>
              </w:rPr>
              <w:t xml:space="preserve">1) по </w:t>
            </w:r>
            <w:r w:rsidRPr="00F30F13">
              <w:rPr>
                <w:sz w:val="22"/>
                <w:szCs w:val="22"/>
                <w:lang w:val="uk-UA"/>
              </w:rPr>
              <w:t>_______________ року включно або</w:t>
            </w:r>
            <w:r w:rsidRPr="00F30F13">
              <w:rPr>
                <w:color w:val="0000FF"/>
                <w:sz w:val="22"/>
                <w:szCs w:val="22"/>
                <w:lang w:val="uk-UA"/>
              </w:rPr>
              <w:t xml:space="preserve"> </w:t>
            </w:r>
            <w:r w:rsidRPr="00F30F13">
              <w:rPr>
                <w:i/>
                <w:color w:val="0000FF"/>
                <w:sz w:val="22"/>
                <w:szCs w:val="22"/>
                <w:lang w:val="uk-UA"/>
              </w:rPr>
              <w:t>(зазначається період кредитування з дати   визначеної рішенням кредитного комітету з роздрібного бізнесу як дата початку періоду застосування процентної ставки для позичальників-працівників Банку на наступний календарний рік до дати закінчення періоду застосування процентної ставки для позичальників-працівників Банку</w:t>
            </w:r>
            <w:r w:rsidRPr="00F30F13" w:rsidDel="00FB614C">
              <w:rPr>
                <w:i/>
                <w:color w:val="0000FF"/>
                <w:sz w:val="22"/>
                <w:szCs w:val="22"/>
                <w:lang w:val="uk-UA"/>
              </w:rPr>
              <w:t xml:space="preserve"> </w:t>
            </w:r>
            <w:r w:rsidRPr="00F30F13">
              <w:rPr>
                <w:i/>
                <w:color w:val="0000FF"/>
                <w:sz w:val="22"/>
                <w:szCs w:val="22"/>
                <w:lang w:val="uk-UA"/>
              </w:rPr>
              <w:t xml:space="preserve">(за умови наявності такого рішення на момент укладення кредитного договору)) </w:t>
            </w:r>
          </w:p>
          <w:p w:rsidR="00F17670" w:rsidRPr="00F30F13" w:rsidRDefault="00F17670" w:rsidP="00011A26">
            <w:pPr>
              <w:jc w:val="both"/>
              <w:rPr>
                <w:color w:val="0000FF"/>
                <w:sz w:val="22"/>
                <w:szCs w:val="22"/>
                <w:lang w:val="uk-UA"/>
              </w:rPr>
            </w:pPr>
            <w:r w:rsidRPr="00F30F13">
              <w:rPr>
                <w:i/>
                <w:color w:val="0000FF"/>
                <w:sz w:val="22"/>
                <w:szCs w:val="22"/>
                <w:lang w:val="uk-UA"/>
              </w:rPr>
              <w:t xml:space="preserve">Варіант 1 підпункту 2) </w:t>
            </w:r>
            <w:r w:rsidRPr="00F30F13">
              <w:rPr>
                <w:i/>
                <w:iCs/>
                <w:color w:val="FF0000"/>
                <w:sz w:val="22"/>
                <w:szCs w:val="22"/>
                <w:lang w:val="uk-UA"/>
              </w:rPr>
              <w:t>використовується у разі, якщо повернення Основної суми боргу за Кредитом передбачається здійснювати рівними частинами</w:t>
            </w:r>
            <w:r w:rsidRPr="00F30F13">
              <w:rPr>
                <w:color w:val="0000FF"/>
                <w:sz w:val="22"/>
                <w:szCs w:val="22"/>
                <w:lang w:val="uk-UA"/>
              </w:rPr>
              <w:t>: 2) по останнє число (включно) місяця, наступного за місяцем, в якому відбулось припинення трудових відносин Позичальника з Банком (за виключенням припинення трудових відносин у зв’язку з виходом на пенсію)</w:t>
            </w:r>
          </w:p>
          <w:p w:rsidR="00F17670" w:rsidRPr="00F30F13" w:rsidRDefault="00F17670" w:rsidP="00011A26">
            <w:pPr>
              <w:jc w:val="both"/>
              <w:rPr>
                <w:color w:val="0000FF"/>
                <w:sz w:val="22"/>
                <w:szCs w:val="22"/>
                <w:lang w:val="uk-UA"/>
              </w:rPr>
            </w:pPr>
            <w:r w:rsidRPr="00F30F13">
              <w:rPr>
                <w:i/>
                <w:color w:val="0000FF"/>
                <w:sz w:val="22"/>
                <w:szCs w:val="22"/>
                <w:lang w:val="uk-UA"/>
              </w:rPr>
              <w:t xml:space="preserve">Варіант 2 підпункту 2) </w:t>
            </w:r>
            <w:r w:rsidRPr="00F30F13">
              <w:rPr>
                <w:i/>
                <w:iCs/>
                <w:color w:val="FF0000"/>
                <w:sz w:val="22"/>
                <w:szCs w:val="22"/>
                <w:lang w:val="uk-UA"/>
              </w:rPr>
              <w:t xml:space="preserve">використовується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color w:val="0000FF"/>
                <w:sz w:val="22"/>
                <w:szCs w:val="22"/>
                <w:lang w:val="uk-UA"/>
              </w:rPr>
              <w:t>:</w:t>
            </w:r>
          </w:p>
          <w:p w:rsidR="00F17670" w:rsidRPr="00F30F13" w:rsidRDefault="00F17670" w:rsidP="00011A26">
            <w:pPr>
              <w:jc w:val="both"/>
              <w:rPr>
                <w:i/>
                <w:color w:val="0000FF"/>
                <w:sz w:val="22"/>
                <w:szCs w:val="22"/>
                <w:lang w:val="uk-UA"/>
              </w:rPr>
            </w:pPr>
            <w:r w:rsidRPr="00F30F13">
              <w:rPr>
                <w:sz w:val="22"/>
                <w:szCs w:val="22"/>
                <w:lang w:val="uk-UA"/>
              </w:rPr>
              <w:t xml:space="preserve">2) по ___ (включно) число </w:t>
            </w:r>
            <w:r w:rsidRPr="00F30F13">
              <w:rPr>
                <w:color w:val="0000FF"/>
                <w:sz w:val="22"/>
                <w:szCs w:val="22"/>
                <w:lang w:val="uk-UA"/>
              </w:rPr>
              <w:t>місяця, що йде другим після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sz w:val="22"/>
                <w:szCs w:val="22"/>
                <w:lang w:val="uk-UA"/>
              </w:rPr>
              <w:t xml:space="preserve"> </w:t>
            </w:r>
            <w:r w:rsidRPr="00F30F13">
              <w:rPr>
                <w:i/>
                <w:color w:val="0000FF"/>
                <w:sz w:val="22"/>
                <w:szCs w:val="22"/>
                <w:lang w:val="uk-UA"/>
              </w:rPr>
              <w:t xml:space="preserve">(зазначається число (без місяця і року), що передує  визначеній Договором даті, в яку здійснюється сплата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w:t>
            </w:r>
          </w:p>
          <w:p w:rsidR="00D23451" w:rsidRPr="00F30F13" w:rsidRDefault="00D23451" w:rsidP="00D23451">
            <w:pPr>
              <w:jc w:val="both"/>
              <w:rPr>
                <w:i/>
                <w:iCs/>
                <w:color w:val="FF0000"/>
                <w:sz w:val="22"/>
                <w:szCs w:val="22"/>
                <w:lang w:val="uk-UA"/>
              </w:rPr>
            </w:pPr>
            <w:r w:rsidRPr="00F30F13">
              <w:rPr>
                <w:i/>
                <w:color w:val="0000FF"/>
                <w:sz w:val="22"/>
                <w:szCs w:val="22"/>
                <w:lang w:val="uk-UA"/>
              </w:rPr>
              <w:t xml:space="preserve">Варіант 2 підпункту 2) </w:t>
            </w:r>
            <w:r w:rsidRPr="00F30F13">
              <w:rPr>
                <w:i/>
                <w:iCs/>
                <w:color w:val="FF0000"/>
                <w:sz w:val="22"/>
                <w:szCs w:val="22"/>
                <w:lang w:val="uk-UA"/>
              </w:rPr>
              <w:t xml:space="preserve">використовується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 xml:space="preserve"> за схемою </w:t>
            </w:r>
            <w:r w:rsidRPr="00F30F13">
              <w:rPr>
                <w:bCs/>
                <w:sz w:val="22"/>
                <w:szCs w:val="22"/>
                <w:lang w:val="uk-UA"/>
              </w:rPr>
              <w:t>"Ануїтет факт/360" (</w:t>
            </w:r>
            <w:r w:rsidRPr="00F30F13">
              <w:rPr>
                <w:i/>
                <w:iCs/>
                <w:color w:val="FF0000"/>
                <w:sz w:val="22"/>
                <w:szCs w:val="22"/>
                <w:lang w:val="uk-UA"/>
              </w:rPr>
              <w:t>після технічної реалізації)</w:t>
            </w:r>
            <w:r w:rsidRPr="00F30F13">
              <w:rPr>
                <w:color w:val="0000FF"/>
                <w:sz w:val="22"/>
                <w:szCs w:val="22"/>
                <w:lang w:val="uk-UA"/>
              </w:rPr>
              <w:t>:</w:t>
            </w:r>
          </w:p>
          <w:p w:rsidR="00D23451" w:rsidRPr="00F30F13" w:rsidRDefault="00D23451" w:rsidP="00D23451">
            <w:pPr>
              <w:jc w:val="both"/>
              <w:rPr>
                <w:sz w:val="22"/>
                <w:szCs w:val="22"/>
                <w:lang w:val="uk-UA"/>
              </w:rPr>
            </w:pPr>
            <w:r w:rsidRPr="00F30F13">
              <w:rPr>
                <w:sz w:val="22"/>
                <w:szCs w:val="22"/>
                <w:lang w:val="uk-UA"/>
              </w:rPr>
              <w:t>2) по останній (включно) календарний день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i/>
                <w:sz w:val="22"/>
                <w:szCs w:val="22"/>
                <w:lang w:val="uk-UA"/>
              </w:rPr>
              <w:t>.</w:t>
            </w:r>
          </w:p>
        </w:tc>
      </w:tr>
      <w:tr w:rsidR="00F17670" w:rsidRPr="00F30F13" w:rsidTr="00593A6D">
        <w:trPr>
          <w:trHeight w:val="1616"/>
        </w:trPr>
        <w:tc>
          <w:tcPr>
            <w:tcW w:w="1224"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center"/>
              <w:rPr>
                <w:sz w:val="22"/>
                <w:szCs w:val="22"/>
                <w:lang w:val="uk-UA"/>
              </w:rPr>
            </w:pPr>
            <w:r w:rsidRPr="00F30F13">
              <w:rPr>
                <w:sz w:val="22"/>
                <w:szCs w:val="22"/>
                <w:lang w:val="uk-UA"/>
              </w:rPr>
              <w:t xml:space="preserve">2.4.1.2. </w:t>
            </w:r>
          </w:p>
        </w:tc>
        <w:tc>
          <w:tcPr>
            <w:tcW w:w="4394"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sz w:val="22"/>
                <w:szCs w:val="22"/>
                <w:lang w:val="uk-UA"/>
              </w:rPr>
            </w:pPr>
            <w:r w:rsidRPr="00F30F13">
              <w:rPr>
                <w:b/>
                <w:color w:val="0000FF"/>
                <w:sz w:val="22"/>
                <w:szCs w:val="22"/>
                <w:lang w:val="uk-UA"/>
              </w:rPr>
              <w:t>___</w:t>
            </w:r>
            <w:r w:rsidRPr="00F30F13">
              <w:rPr>
                <w:b/>
                <w:sz w:val="22"/>
                <w:szCs w:val="22"/>
                <w:lang w:val="uk-UA"/>
              </w:rPr>
              <w:t xml:space="preserve"> (</w:t>
            </w:r>
            <w:r w:rsidRPr="00F30F13">
              <w:rPr>
                <w:b/>
                <w:color w:val="0000FF"/>
                <w:sz w:val="22"/>
                <w:szCs w:val="22"/>
                <w:lang w:val="uk-UA"/>
              </w:rPr>
              <w:t>________</w:t>
            </w:r>
            <w:r w:rsidRPr="00F30F13">
              <w:rPr>
                <w:b/>
                <w:sz w:val="22"/>
                <w:szCs w:val="22"/>
                <w:lang w:val="uk-UA"/>
              </w:rPr>
              <w:t>) процента(-ів) річних</w:t>
            </w:r>
            <w:r w:rsidRPr="00F30F13">
              <w:rPr>
                <w:sz w:val="22"/>
                <w:szCs w:val="22"/>
                <w:lang w:val="uk-UA"/>
              </w:rPr>
              <w:t xml:space="preserve"> </w:t>
            </w:r>
            <w:r w:rsidRPr="00F30F13">
              <w:rPr>
                <w:i/>
                <w:color w:val="0000FF"/>
                <w:sz w:val="22"/>
                <w:szCs w:val="22"/>
                <w:lang w:val="uk-UA"/>
              </w:rPr>
              <w:t>(зазначається  процентна ставка, визначена роздрібним (стандартизованим) банківським продуктом/стандартизованими умовами кредитування/рішенням кредитного комітету з роздрібного бізнесу за загальним кредитним запитом, діючими на момент укладання Договору)</w:t>
            </w:r>
          </w:p>
        </w:tc>
        <w:tc>
          <w:tcPr>
            <w:tcW w:w="4050" w:type="dxa"/>
            <w:tcBorders>
              <w:top w:val="single" w:sz="4" w:space="0" w:color="auto"/>
              <w:left w:val="single" w:sz="4" w:space="0" w:color="auto"/>
              <w:bottom w:val="single" w:sz="4" w:space="0" w:color="auto"/>
              <w:right w:val="single" w:sz="4" w:space="0" w:color="auto"/>
            </w:tcBorders>
            <w:hideMark/>
          </w:tcPr>
          <w:p w:rsidR="00F17670" w:rsidRPr="00F30F13" w:rsidRDefault="00F17670" w:rsidP="00011A26">
            <w:pPr>
              <w:jc w:val="both"/>
              <w:rPr>
                <w:i/>
                <w:color w:val="0000FF"/>
                <w:sz w:val="22"/>
                <w:szCs w:val="22"/>
                <w:lang w:val="uk-UA"/>
              </w:rPr>
            </w:pPr>
            <w:r w:rsidRPr="00F30F13">
              <w:rPr>
                <w:sz w:val="22"/>
                <w:szCs w:val="22"/>
                <w:lang w:val="uk-UA"/>
              </w:rPr>
              <w:t xml:space="preserve">починаючи з календарного дня, наступного за днем припинення періоду дії процентної ставки, встановленої відповідно до підпункту 2.4.1.1. цього Договору, </w:t>
            </w:r>
            <w:r w:rsidRPr="00F30F13">
              <w:rPr>
                <w:iCs/>
                <w:sz w:val="22"/>
                <w:szCs w:val="22"/>
                <w:lang w:val="uk-UA"/>
              </w:rPr>
              <w:t>до терміну остаточного повернення Кредиту, визначеного цим Договором</w:t>
            </w:r>
            <w:r w:rsidRPr="00F30F13">
              <w:rPr>
                <w:i/>
                <w:color w:val="0000FF"/>
                <w:sz w:val="22"/>
                <w:szCs w:val="22"/>
                <w:lang w:val="uk-UA"/>
              </w:rPr>
              <w:t xml:space="preserve"> </w:t>
            </w:r>
          </w:p>
          <w:p w:rsidR="00D23451" w:rsidRPr="00F30F13" w:rsidRDefault="00D23451" w:rsidP="00D23451">
            <w:pPr>
              <w:jc w:val="both"/>
              <w:rPr>
                <w:i/>
                <w:iCs/>
                <w:color w:val="FF0000"/>
                <w:sz w:val="22"/>
                <w:szCs w:val="22"/>
                <w:lang w:val="uk-UA"/>
              </w:rPr>
            </w:pPr>
            <w:r w:rsidRPr="00F30F13">
              <w:rPr>
                <w:i/>
                <w:iCs/>
                <w:color w:val="FF0000"/>
                <w:sz w:val="22"/>
                <w:szCs w:val="22"/>
                <w:lang w:val="uk-UA"/>
              </w:rPr>
              <w:t xml:space="preserve">Використовується в наступній редакції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 xml:space="preserve"> за схемою </w:t>
            </w:r>
            <w:r w:rsidRPr="00F30F13">
              <w:rPr>
                <w:bCs/>
                <w:sz w:val="22"/>
                <w:szCs w:val="22"/>
                <w:lang w:val="uk-UA"/>
              </w:rPr>
              <w:t>"Ануїтет факт/360" (</w:t>
            </w:r>
            <w:r w:rsidRPr="00F30F13">
              <w:rPr>
                <w:i/>
                <w:iCs/>
                <w:color w:val="FF0000"/>
                <w:sz w:val="22"/>
                <w:szCs w:val="22"/>
                <w:lang w:val="uk-UA"/>
              </w:rPr>
              <w:t>після технічної реалізації):</w:t>
            </w:r>
          </w:p>
          <w:p w:rsidR="00D23451" w:rsidRPr="00F30F13" w:rsidRDefault="00D23451" w:rsidP="00D23451">
            <w:pPr>
              <w:jc w:val="both"/>
              <w:rPr>
                <w:sz w:val="22"/>
                <w:szCs w:val="22"/>
                <w:lang w:val="uk-UA"/>
              </w:rPr>
            </w:pPr>
            <w:r w:rsidRPr="00F30F13">
              <w:rPr>
                <w:sz w:val="22"/>
                <w:szCs w:val="22"/>
                <w:lang w:val="uk-UA"/>
              </w:rPr>
              <w:t xml:space="preserve">починаючи з першого календарного дня місяця, наступного за місяцем в якому відбулося припинення періоду дії процентної ставки, встановленої відповідно до підпункту 2.4.1.1. цього Договору, </w:t>
            </w:r>
            <w:r w:rsidRPr="00F30F13">
              <w:rPr>
                <w:iCs/>
                <w:sz w:val="22"/>
                <w:szCs w:val="22"/>
                <w:lang w:val="uk-UA"/>
              </w:rPr>
              <w:t>до терміну остаточного повернення Кредиту, визначеного цим Договором.</w:t>
            </w:r>
          </w:p>
        </w:tc>
      </w:tr>
      <w:tr w:rsidR="00E24EBD" w:rsidRPr="00983B50" w:rsidTr="00E24EBD">
        <w:trPr>
          <w:trHeight w:val="1616"/>
        </w:trPr>
        <w:tc>
          <w:tcPr>
            <w:tcW w:w="1224" w:type="dxa"/>
            <w:tcBorders>
              <w:top w:val="single" w:sz="4" w:space="0" w:color="auto"/>
              <w:left w:val="single" w:sz="4" w:space="0" w:color="auto"/>
              <w:bottom w:val="single" w:sz="4" w:space="0" w:color="auto"/>
              <w:right w:val="single" w:sz="4" w:space="0" w:color="auto"/>
            </w:tcBorders>
            <w:hideMark/>
          </w:tcPr>
          <w:p w:rsidR="00E24EBD" w:rsidRPr="00E24EBD" w:rsidRDefault="00E24EBD" w:rsidP="00597A7A">
            <w:pPr>
              <w:jc w:val="center"/>
              <w:rPr>
                <w:sz w:val="22"/>
                <w:szCs w:val="22"/>
                <w:lang w:val="uk-UA"/>
              </w:rPr>
            </w:pPr>
            <w:r w:rsidRPr="00E24EBD">
              <w:rPr>
                <w:sz w:val="22"/>
                <w:szCs w:val="22"/>
                <w:lang w:val="uk-UA"/>
              </w:rPr>
              <w:t>2.4.1.</w:t>
            </w:r>
            <w:r>
              <w:rPr>
                <w:sz w:val="22"/>
                <w:szCs w:val="22"/>
                <w:lang w:val="uk-UA"/>
              </w:rPr>
              <w:t>3</w:t>
            </w:r>
            <w:r w:rsidRPr="00E24EBD">
              <w:rPr>
                <w:sz w:val="22"/>
                <w:szCs w:val="22"/>
                <w:lang w:val="uk-UA"/>
              </w:rPr>
              <w:t xml:space="preserve">. </w:t>
            </w:r>
          </w:p>
        </w:tc>
        <w:tc>
          <w:tcPr>
            <w:tcW w:w="4394" w:type="dxa"/>
            <w:tcBorders>
              <w:top w:val="single" w:sz="4" w:space="0" w:color="auto"/>
              <w:left w:val="single" w:sz="4" w:space="0" w:color="auto"/>
              <w:bottom w:val="single" w:sz="4" w:space="0" w:color="auto"/>
              <w:right w:val="single" w:sz="4" w:space="0" w:color="auto"/>
            </w:tcBorders>
            <w:hideMark/>
          </w:tcPr>
          <w:p w:rsidR="00E24EBD" w:rsidRPr="00E24EBD" w:rsidRDefault="00E24EBD" w:rsidP="00597A7A">
            <w:pPr>
              <w:jc w:val="both"/>
              <w:rPr>
                <w:b/>
                <w:color w:val="0000FF"/>
                <w:sz w:val="22"/>
                <w:szCs w:val="22"/>
                <w:lang w:val="uk-UA"/>
              </w:rPr>
            </w:pPr>
            <w:r w:rsidRPr="00E24EBD">
              <w:rPr>
                <w:b/>
                <w:color w:val="0000FF"/>
                <w:sz w:val="22"/>
                <w:szCs w:val="22"/>
                <w:lang w:val="uk-UA"/>
              </w:rPr>
              <w:t>40 (сорок) процента(-</w:t>
            </w:r>
            <w:proofErr w:type="spellStart"/>
            <w:r w:rsidRPr="00E24EBD">
              <w:rPr>
                <w:b/>
                <w:color w:val="0000FF"/>
                <w:sz w:val="22"/>
                <w:szCs w:val="22"/>
                <w:lang w:val="uk-UA"/>
              </w:rPr>
              <w:t>ів</w:t>
            </w:r>
            <w:proofErr w:type="spellEnd"/>
            <w:r w:rsidRPr="00E24EBD">
              <w:rPr>
                <w:b/>
                <w:color w:val="0000FF"/>
                <w:sz w:val="22"/>
                <w:szCs w:val="22"/>
                <w:lang w:val="uk-UA"/>
              </w:rPr>
              <w:t xml:space="preserve">) річних </w:t>
            </w:r>
          </w:p>
        </w:tc>
        <w:tc>
          <w:tcPr>
            <w:tcW w:w="4050" w:type="dxa"/>
            <w:tcBorders>
              <w:top w:val="single" w:sz="4" w:space="0" w:color="auto"/>
              <w:left w:val="single" w:sz="4" w:space="0" w:color="auto"/>
              <w:bottom w:val="single" w:sz="4" w:space="0" w:color="auto"/>
              <w:right w:val="single" w:sz="4" w:space="0" w:color="auto"/>
            </w:tcBorders>
            <w:hideMark/>
          </w:tcPr>
          <w:p w:rsidR="00E24EBD" w:rsidRPr="00E24EBD" w:rsidRDefault="00E24EBD" w:rsidP="00597A7A">
            <w:pPr>
              <w:jc w:val="both"/>
              <w:rPr>
                <w:sz w:val="22"/>
                <w:szCs w:val="22"/>
                <w:lang w:val="uk-UA"/>
              </w:rPr>
            </w:pPr>
            <w:r w:rsidRPr="00E24EBD">
              <w:rPr>
                <w:sz w:val="22"/>
                <w:szCs w:val="22"/>
                <w:lang w:val="uk-UA"/>
              </w:rPr>
              <w:t>Протягом всього строку кредитування.</w:t>
            </w:r>
          </w:p>
          <w:p w:rsidR="00E24EBD" w:rsidRPr="00E24EBD" w:rsidRDefault="00E24EBD" w:rsidP="00E24EBD">
            <w:pPr>
              <w:jc w:val="both"/>
              <w:rPr>
                <w:sz w:val="22"/>
                <w:szCs w:val="22"/>
                <w:lang w:val="uk-UA"/>
              </w:rPr>
            </w:pPr>
          </w:p>
          <w:p w:rsidR="00E24EBD" w:rsidRPr="00E24EBD" w:rsidRDefault="00E24EBD" w:rsidP="00E24EBD">
            <w:pPr>
              <w:jc w:val="both"/>
              <w:rPr>
                <w:sz w:val="22"/>
                <w:szCs w:val="22"/>
                <w:lang w:val="uk-UA"/>
              </w:rPr>
            </w:pPr>
            <w:proofErr w:type="spellStart"/>
            <w:r w:rsidRPr="00E24EBD">
              <w:rPr>
                <w:sz w:val="22"/>
                <w:szCs w:val="22"/>
                <w:lang w:val="uk-UA"/>
              </w:rPr>
              <w:t>Проценна</w:t>
            </w:r>
            <w:proofErr w:type="spellEnd"/>
            <w:r w:rsidRPr="00E24EBD">
              <w:rPr>
                <w:sz w:val="22"/>
                <w:szCs w:val="22"/>
                <w:lang w:val="uk-UA"/>
              </w:rPr>
              <w:t xml:space="preserve"> ставка застосовується в порядку та на умовах визначених цим Договором, у випадку порушення  Позичальником встановленого п. 4.3.3. зобов’язання  та умов  цього Договору щодо страхування переданого в заставу Банку Транспортного засобу.  </w:t>
            </w:r>
          </w:p>
          <w:p w:rsidR="00E24EBD" w:rsidRPr="00E24EBD" w:rsidRDefault="00E24EBD" w:rsidP="00E24EBD">
            <w:pPr>
              <w:jc w:val="both"/>
              <w:rPr>
                <w:sz w:val="22"/>
                <w:szCs w:val="22"/>
                <w:lang w:val="uk-UA"/>
              </w:rPr>
            </w:pPr>
            <w:r w:rsidRPr="00E24EBD">
              <w:rPr>
                <w:sz w:val="22"/>
                <w:szCs w:val="22"/>
                <w:lang w:val="uk-UA"/>
              </w:rPr>
              <w:t xml:space="preserve">Застосування цього розміру процентної ставки здійснюється з першого календарного дня другого місяця, що настає за місяцем виникнення порушення, та діє по останній календарний день місяця (включно), у якому таке порушення зобов'язання було повністю усунуто,  згідно п. 4.3.3. цього Договору. </w:t>
            </w:r>
          </w:p>
          <w:p w:rsidR="00E24EBD" w:rsidRPr="00E24EBD" w:rsidRDefault="00E24EBD" w:rsidP="00E24EBD">
            <w:pPr>
              <w:jc w:val="both"/>
              <w:rPr>
                <w:sz w:val="22"/>
                <w:szCs w:val="22"/>
                <w:lang w:val="uk-UA"/>
              </w:rPr>
            </w:pPr>
            <w:r w:rsidRPr="00E24EBD">
              <w:rPr>
                <w:sz w:val="22"/>
                <w:szCs w:val="22"/>
                <w:lang w:val="uk-UA"/>
              </w:rPr>
              <w:t xml:space="preserve">За умови та після усунення порушень та/або відновлення належного виконання зобов'язань, встановлених п. 4.3.3 цього Договору (шляхом надання Банку підтвердних документів) – з першого календарного дня місяця, наступного за місяцем усунення порушення відновлюється сплата Позичальником процентів за ставкою, визначеною в </w:t>
            </w:r>
            <w:proofErr w:type="spellStart"/>
            <w:r w:rsidRPr="002A529F">
              <w:rPr>
                <w:sz w:val="22"/>
                <w:szCs w:val="22"/>
                <w:lang w:val="uk-UA"/>
              </w:rPr>
              <w:t>п.п</w:t>
            </w:r>
            <w:proofErr w:type="spellEnd"/>
            <w:r w:rsidRPr="002A529F">
              <w:rPr>
                <w:sz w:val="22"/>
                <w:szCs w:val="22"/>
                <w:lang w:val="uk-UA"/>
              </w:rPr>
              <w:t>. 2.4.1.1.</w:t>
            </w:r>
            <w:r w:rsidR="005A6BBF" w:rsidRPr="002A529F">
              <w:rPr>
                <w:sz w:val="22"/>
                <w:szCs w:val="22"/>
                <w:lang w:val="uk-UA"/>
              </w:rPr>
              <w:t>,</w:t>
            </w:r>
            <w:r w:rsidR="003F7C14" w:rsidRPr="002A529F">
              <w:rPr>
                <w:sz w:val="22"/>
                <w:szCs w:val="22"/>
                <w:lang w:val="uk-UA"/>
              </w:rPr>
              <w:t xml:space="preserve"> 2.4.1.2</w:t>
            </w:r>
            <w:r w:rsidR="003F7C14">
              <w:rPr>
                <w:sz w:val="22"/>
                <w:szCs w:val="22"/>
                <w:lang w:val="uk-UA"/>
              </w:rPr>
              <w:t xml:space="preserve"> </w:t>
            </w:r>
            <w:r w:rsidRPr="00E24EBD">
              <w:rPr>
                <w:sz w:val="22"/>
                <w:szCs w:val="22"/>
                <w:lang w:val="uk-UA"/>
              </w:rPr>
              <w:t xml:space="preserve">Договору. </w:t>
            </w:r>
          </w:p>
        </w:tc>
      </w:tr>
    </w:tbl>
    <w:p w:rsidR="00E24EBD" w:rsidRDefault="00E24EBD" w:rsidP="00011A26">
      <w:pPr>
        <w:tabs>
          <w:tab w:val="left" w:pos="851"/>
        </w:tabs>
        <w:ind w:left="284" w:firstLine="283"/>
        <w:jc w:val="both"/>
        <w:rPr>
          <w:sz w:val="22"/>
          <w:szCs w:val="22"/>
          <w:lang w:val="uk-UA"/>
        </w:rPr>
      </w:pPr>
    </w:p>
    <w:p w:rsidR="00F17670" w:rsidRPr="00F30F13" w:rsidRDefault="00F17670" w:rsidP="00011A26">
      <w:pPr>
        <w:tabs>
          <w:tab w:val="left" w:pos="851"/>
        </w:tabs>
        <w:ind w:left="284" w:firstLine="283"/>
        <w:jc w:val="both"/>
        <w:rPr>
          <w:i/>
          <w:color w:val="0000FF"/>
          <w:sz w:val="22"/>
          <w:szCs w:val="22"/>
          <w:lang w:val="uk-UA"/>
        </w:rPr>
      </w:pPr>
      <w:r w:rsidRPr="00F30F13">
        <w:rPr>
          <w:sz w:val="22"/>
          <w:szCs w:val="22"/>
          <w:lang w:val="uk-UA"/>
        </w:rPr>
        <w:t>*</w:t>
      </w:r>
      <w:r w:rsidRPr="00F30F13">
        <w:rPr>
          <w:i/>
          <w:sz w:val="22"/>
          <w:szCs w:val="22"/>
          <w:lang w:val="uk-UA"/>
        </w:rPr>
        <w:t xml:space="preserve"> </w:t>
      </w:r>
      <w:r w:rsidRPr="00F30F13">
        <w:rPr>
          <w:i/>
          <w:color w:val="0000FF"/>
          <w:sz w:val="22"/>
          <w:szCs w:val="22"/>
          <w:lang w:val="uk-UA"/>
        </w:rPr>
        <w:t>застосовується виключно для випадку якщо при укладенні Договору відомий розмір процентної ставки за кредитними договорами, що укладаються Банком з позичальниками, які є його працівниками на наступний календарний рік.</w:t>
      </w:r>
    </w:p>
    <w:p w:rsidR="00621C79" w:rsidRPr="00621C79" w:rsidRDefault="00621C79" w:rsidP="00A347E2">
      <w:pPr>
        <w:tabs>
          <w:tab w:val="left" w:pos="851"/>
        </w:tabs>
        <w:jc w:val="both"/>
        <w:rPr>
          <w:iCs/>
          <w:sz w:val="22"/>
          <w:szCs w:val="22"/>
          <w:lang w:val="uk-UA"/>
        </w:rPr>
      </w:pPr>
    </w:p>
    <w:p w:rsidR="00621C79" w:rsidRDefault="00621C79" w:rsidP="00621C79">
      <w:pPr>
        <w:tabs>
          <w:tab w:val="left" w:pos="851"/>
        </w:tabs>
        <w:ind w:left="284"/>
        <w:jc w:val="both"/>
        <w:rPr>
          <w:sz w:val="22"/>
          <w:szCs w:val="22"/>
          <w:lang w:val="uk-UA"/>
        </w:rPr>
      </w:pPr>
      <w:bookmarkStart w:id="24" w:name="_Hlk230342463"/>
      <w:r w:rsidRPr="00621C79">
        <w:rPr>
          <w:sz w:val="22"/>
          <w:szCs w:val="22"/>
          <w:lang w:val="uk-UA"/>
        </w:rPr>
        <w:t>2.4.1.</w:t>
      </w:r>
      <w:r w:rsidR="00E24EBD">
        <w:rPr>
          <w:sz w:val="22"/>
          <w:szCs w:val="22"/>
          <w:lang w:val="uk-UA"/>
        </w:rPr>
        <w:t>4</w:t>
      </w:r>
      <w:r w:rsidRPr="00621C79">
        <w:rPr>
          <w:sz w:val="22"/>
          <w:szCs w:val="22"/>
          <w:lang w:val="uk-UA"/>
        </w:rPr>
        <w:t>. Зазначені в цьому Договорі процентні ставки за користування Кредитом є фіксованими. Вони застосовуються у відповідні періоди дії Договору згідно з порядком та умовами, визначеними цим Договором. Розмір таких ставок не може бути збільшений Банком в односторонньому порядку без письмової згоди Позичальника, крім випадків, коли зміна розміру ставки прямо передбачена іншими положеннями цього Договору за умови настання визначених ними обставин</w:t>
      </w:r>
      <w:r>
        <w:rPr>
          <w:sz w:val="22"/>
          <w:szCs w:val="22"/>
          <w:lang w:val="uk-UA"/>
        </w:rPr>
        <w:t>.</w:t>
      </w:r>
    </w:p>
    <w:p w:rsidR="00C66437" w:rsidRDefault="00230EF6" w:rsidP="00C66437">
      <w:pPr>
        <w:tabs>
          <w:tab w:val="left" w:pos="426"/>
          <w:tab w:val="left" w:pos="567"/>
        </w:tabs>
        <w:ind w:left="284"/>
        <w:jc w:val="both"/>
        <w:rPr>
          <w:sz w:val="22"/>
          <w:szCs w:val="22"/>
          <w:lang w:val="uk-UA"/>
        </w:rPr>
      </w:pPr>
      <w:r w:rsidRPr="002A529F">
        <w:rPr>
          <w:sz w:val="22"/>
          <w:szCs w:val="22"/>
          <w:lang w:val="uk-UA"/>
        </w:rPr>
        <w:t xml:space="preserve">Застосування процентної ставки, зазначеної в </w:t>
      </w:r>
      <w:proofErr w:type="spellStart"/>
      <w:r w:rsidRPr="002A529F">
        <w:rPr>
          <w:sz w:val="22"/>
          <w:szCs w:val="22"/>
          <w:lang w:val="uk-UA"/>
        </w:rPr>
        <w:t>п.п</w:t>
      </w:r>
      <w:proofErr w:type="spellEnd"/>
      <w:r w:rsidRPr="002A529F">
        <w:rPr>
          <w:sz w:val="22"/>
          <w:szCs w:val="22"/>
          <w:lang w:val="uk-UA"/>
        </w:rPr>
        <w:t>. 2.4.1.</w:t>
      </w:r>
      <w:r w:rsidR="005A6BBF" w:rsidRPr="002A529F">
        <w:rPr>
          <w:sz w:val="22"/>
          <w:szCs w:val="22"/>
          <w:lang w:val="uk-UA"/>
        </w:rPr>
        <w:t>3</w:t>
      </w:r>
      <w:r w:rsidRPr="002A529F">
        <w:rPr>
          <w:sz w:val="22"/>
          <w:szCs w:val="22"/>
          <w:lang w:val="uk-UA"/>
        </w:rPr>
        <w:t>. Договору здійснюється Банком без додаткового узгодження з Позичальником. Позичальник погоджується з тим, що він належним чином повідомлений про можливість та випадки застосування Банком такого розміру процентної ставки, про що свідчить його підпис на цьому Договорі.  Зміна процентної ставки у цьому випадку не є зміною істотних умов Договору, а є наслідком невиконання/неналежного виконання Позичальником умов цього Договору.</w:t>
      </w:r>
    </w:p>
    <w:bookmarkEnd w:id="24"/>
    <w:p w:rsidR="00C66437" w:rsidRPr="00F30F13" w:rsidRDefault="00C66437" w:rsidP="00C66437">
      <w:pPr>
        <w:tabs>
          <w:tab w:val="left" w:pos="426"/>
          <w:tab w:val="left" w:pos="567"/>
        </w:tabs>
        <w:ind w:left="284"/>
        <w:jc w:val="both"/>
        <w:rPr>
          <w:sz w:val="22"/>
          <w:szCs w:val="22"/>
          <w:lang w:val="uk-UA"/>
        </w:rPr>
      </w:pPr>
    </w:p>
    <w:p w:rsidR="00F17670" w:rsidRPr="00F30F13" w:rsidRDefault="00F17670" w:rsidP="00B352D2">
      <w:pPr>
        <w:numPr>
          <w:ilvl w:val="2"/>
          <w:numId w:val="36"/>
        </w:numPr>
        <w:tabs>
          <w:tab w:val="num" w:pos="0"/>
          <w:tab w:val="left" w:pos="851"/>
        </w:tabs>
        <w:ind w:left="284" w:firstLine="0"/>
        <w:jc w:val="both"/>
        <w:rPr>
          <w:iCs/>
          <w:sz w:val="22"/>
          <w:szCs w:val="22"/>
          <w:lang w:val="uk-UA"/>
        </w:rPr>
      </w:pPr>
      <w:r w:rsidRPr="00F30F13">
        <w:rPr>
          <w:iCs/>
          <w:sz w:val="22"/>
          <w:szCs w:val="22"/>
          <w:lang w:val="uk-UA"/>
        </w:rPr>
        <w:t xml:space="preserve">Нарахування процентів здійснюється, починаючи з дати видачі Кредиту до терміну остаточного повернення Кредиту, визначеного в цьому Договорі. </w:t>
      </w:r>
      <w:r w:rsidR="00D24BDC" w:rsidRPr="00F30F13">
        <w:rPr>
          <w:iCs/>
          <w:sz w:val="22"/>
          <w:szCs w:val="22"/>
          <w:lang w:val="uk-UA"/>
        </w:rPr>
        <w:t>При нарахуванні процентів за користування Кредитом враховується перший і не враховується останній день фактичного користування Кредитом.</w:t>
      </w:r>
    </w:p>
    <w:p w:rsidR="00D24BDC" w:rsidRPr="00F30F13" w:rsidRDefault="00D24BDC" w:rsidP="00B352D2">
      <w:pPr>
        <w:numPr>
          <w:ilvl w:val="2"/>
          <w:numId w:val="36"/>
        </w:numPr>
        <w:tabs>
          <w:tab w:val="num" w:pos="0"/>
          <w:tab w:val="left" w:pos="851"/>
        </w:tabs>
        <w:ind w:left="284" w:firstLine="0"/>
        <w:jc w:val="both"/>
        <w:rPr>
          <w:iCs/>
          <w:sz w:val="22"/>
          <w:szCs w:val="22"/>
          <w:lang w:val="uk-UA"/>
        </w:rPr>
      </w:pPr>
      <w:r w:rsidRPr="00F30F13">
        <w:rPr>
          <w:iCs/>
          <w:sz w:val="22"/>
          <w:szCs w:val="22"/>
          <w:lang w:val="uk-UA"/>
        </w:rPr>
        <w:t>Якщо відповідно до п. 3.3.3 цього Договору повернення Основної суми боргу за Кредитом передбачається здійснювати рівними частинами, проценти нараховуються Банком щомісячно за методом факт/факт на фактичний залишок заборгованості за Кредитом, що був отриманий Позичальником.</w:t>
      </w:r>
    </w:p>
    <w:p w:rsidR="00F17670" w:rsidRPr="00F30F13" w:rsidRDefault="00D24BDC" w:rsidP="00B352D2">
      <w:pPr>
        <w:numPr>
          <w:ilvl w:val="2"/>
          <w:numId w:val="36"/>
        </w:numPr>
        <w:tabs>
          <w:tab w:val="num" w:pos="0"/>
          <w:tab w:val="left" w:pos="851"/>
        </w:tabs>
        <w:ind w:left="284" w:firstLine="0"/>
        <w:jc w:val="both"/>
        <w:rPr>
          <w:iCs/>
          <w:sz w:val="22"/>
          <w:szCs w:val="22"/>
          <w:lang w:val="uk-UA"/>
        </w:rPr>
      </w:pPr>
      <w:r w:rsidRPr="00F30F13">
        <w:rPr>
          <w:iCs/>
          <w:sz w:val="22"/>
          <w:szCs w:val="22"/>
          <w:lang w:val="uk-UA"/>
        </w:rPr>
        <w:t xml:space="preserve">Якщо відповідно до п. 3.3.3 цього Договору повернення Основної суми боргу за Кредитом та процентів за користування Кредитом передбачається здійснювати </w:t>
      </w:r>
      <w:proofErr w:type="spellStart"/>
      <w:r w:rsidRPr="00F30F13">
        <w:rPr>
          <w:iCs/>
          <w:sz w:val="22"/>
          <w:szCs w:val="22"/>
          <w:lang w:val="uk-UA"/>
        </w:rPr>
        <w:t>ануїтетними</w:t>
      </w:r>
      <w:proofErr w:type="spellEnd"/>
      <w:r w:rsidRPr="00F30F13">
        <w:rPr>
          <w:iCs/>
          <w:sz w:val="22"/>
          <w:szCs w:val="22"/>
          <w:lang w:val="uk-UA"/>
        </w:rPr>
        <w:t xml:space="preserve"> </w:t>
      </w:r>
      <w:proofErr w:type="spellStart"/>
      <w:r w:rsidRPr="00F30F13">
        <w:rPr>
          <w:iCs/>
          <w:sz w:val="22"/>
          <w:szCs w:val="22"/>
          <w:lang w:val="uk-UA"/>
        </w:rPr>
        <w:t>платежами</w:t>
      </w:r>
      <w:proofErr w:type="spellEnd"/>
      <w:r w:rsidRPr="00F30F13">
        <w:rPr>
          <w:iCs/>
          <w:sz w:val="22"/>
          <w:szCs w:val="22"/>
          <w:lang w:val="uk-UA"/>
        </w:rPr>
        <w:t>, п</w:t>
      </w:r>
      <w:r w:rsidR="00F17670" w:rsidRPr="00F30F13">
        <w:rPr>
          <w:iCs/>
          <w:sz w:val="22"/>
          <w:szCs w:val="22"/>
          <w:lang w:val="uk-UA"/>
        </w:rPr>
        <w:t xml:space="preserve">роценти нараховуються на фактичний залишок заборгованості за Кредитом, виходячи з кількості днів користування Кредитом у місяці - 30, у році – 360 незалежно від кількості днів в розрахунковому (платіжному) періоді. У разі прострочення Позичальником погашення платежів за Кредитом, на фактично прострочені платежі за Основною сумою боргу по Кредиту, проценти нараховуються за методом факт/факт за кожний день прострочення. </w:t>
      </w:r>
    </w:p>
    <w:p w:rsidR="00D23451" w:rsidRPr="00F30F13" w:rsidRDefault="00D23451" w:rsidP="00D23451">
      <w:pPr>
        <w:jc w:val="both"/>
        <w:rPr>
          <w:i/>
          <w:iCs/>
          <w:color w:val="FF0000"/>
          <w:sz w:val="22"/>
          <w:szCs w:val="22"/>
          <w:lang w:val="uk-UA"/>
        </w:rPr>
      </w:pPr>
      <w:bookmarkStart w:id="25" w:name="_Hlk215664101"/>
      <w:r w:rsidRPr="00F30F13">
        <w:rPr>
          <w:i/>
          <w:iCs/>
          <w:color w:val="FF0000"/>
          <w:sz w:val="22"/>
          <w:szCs w:val="22"/>
          <w:lang w:val="uk-UA"/>
        </w:rPr>
        <w:t xml:space="preserve">п.2.4.4. використовується в наступній редакції  у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 xml:space="preserve"> за схемою </w:t>
      </w:r>
      <w:r w:rsidRPr="00F30F13">
        <w:rPr>
          <w:bCs/>
          <w:sz w:val="22"/>
          <w:szCs w:val="22"/>
          <w:lang w:val="uk-UA"/>
        </w:rPr>
        <w:t>"Ануїтет факт/360" (</w:t>
      </w:r>
      <w:r w:rsidRPr="00F30F13">
        <w:rPr>
          <w:i/>
          <w:iCs/>
          <w:color w:val="FF0000"/>
          <w:sz w:val="22"/>
          <w:szCs w:val="22"/>
          <w:lang w:val="uk-UA"/>
        </w:rPr>
        <w:t>після технічної реалізації):</w:t>
      </w:r>
    </w:p>
    <w:p w:rsidR="00D23451" w:rsidRPr="00F30F13" w:rsidRDefault="00D23451" w:rsidP="00D23451">
      <w:pPr>
        <w:spacing w:after="60"/>
        <w:ind w:left="284"/>
        <w:jc w:val="both"/>
        <w:rPr>
          <w:sz w:val="22"/>
          <w:szCs w:val="22"/>
          <w:lang w:val="uk-UA"/>
        </w:rPr>
      </w:pPr>
      <w:r w:rsidRPr="00F30F13">
        <w:rPr>
          <w:sz w:val="22"/>
          <w:szCs w:val="22"/>
          <w:lang w:val="uk-UA"/>
        </w:rPr>
        <w:t>Проценти нараховуються на фактичний залишок заборгованості за Кредитом, виходячи з кількості днів користування Кредитом у році – 360 незалежно від кількості днів в розрахунковому (платіжному) періоді. У разі прострочення Позичальником погашення платежів за Кредитом, на фактично прострочені платежі за Основною сумою боргу по Кредиту, проценти нараховуються за методом факт/факт за кожний день прострочення.</w:t>
      </w:r>
    </w:p>
    <w:bookmarkEnd w:id="25"/>
    <w:p w:rsidR="00D23451" w:rsidRPr="00F30F13" w:rsidRDefault="00D23451" w:rsidP="00D23451">
      <w:pPr>
        <w:tabs>
          <w:tab w:val="left" w:pos="851"/>
        </w:tabs>
        <w:ind w:left="284"/>
        <w:jc w:val="both"/>
        <w:rPr>
          <w:iCs/>
          <w:sz w:val="22"/>
          <w:szCs w:val="22"/>
          <w:lang w:val="uk-UA"/>
        </w:rPr>
      </w:pPr>
    </w:p>
    <w:p w:rsidR="00F17670" w:rsidRPr="00F30F13" w:rsidRDefault="00F17670" w:rsidP="00B352D2">
      <w:pPr>
        <w:shd w:val="clear" w:color="auto" w:fill="E7E6E6" w:themeFill="background2"/>
        <w:tabs>
          <w:tab w:val="left" w:pos="851"/>
        </w:tabs>
        <w:ind w:left="280"/>
        <w:jc w:val="both"/>
        <w:rPr>
          <w:color w:val="FF0000"/>
          <w:sz w:val="22"/>
          <w:szCs w:val="22"/>
          <w:lang w:val="uk-UA"/>
        </w:rPr>
      </w:pPr>
      <w:r w:rsidRPr="00F30F13">
        <w:rPr>
          <w:i/>
          <w:iCs/>
          <w:color w:val="FF0000"/>
          <w:sz w:val="22"/>
          <w:szCs w:val="22"/>
          <w:lang w:val="uk-UA"/>
        </w:rPr>
        <w:t>Договір доповнюється підпунктами 2.4.</w:t>
      </w:r>
      <w:r w:rsidR="00D24BDC" w:rsidRPr="00F30F13">
        <w:rPr>
          <w:i/>
          <w:iCs/>
          <w:color w:val="FF0000"/>
          <w:sz w:val="22"/>
          <w:szCs w:val="22"/>
          <w:lang w:val="uk-UA"/>
        </w:rPr>
        <w:t>5</w:t>
      </w:r>
      <w:r w:rsidRPr="00F30F13">
        <w:rPr>
          <w:i/>
          <w:iCs/>
          <w:color w:val="FF0000"/>
          <w:sz w:val="22"/>
          <w:szCs w:val="22"/>
          <w:lang w:val="uk-UA"/>
        </w:rPr>
        <w:t>. – 2.4.</w:t>
      </w:r>
      <w:r w:rsidR="00D24BDC" w:rsidRPr="00F30F13">
        <w:rPr>
          <w:i/>
          <w:iCs/>
          <w:color w:val="FF0000"/>
          <w:sz w:val="22"/>
          <w:szCs w:val="22"/>
          <w:lang w:val="uk-UA"/>
        </w:rPr>
        <w:t>6</w:t>
      </w:r>
      <w:r w:rsidRPr="00F30F13">
        <w:rPr>
          <w:i/>
          <w:iCs/>
          <w:color w:val="FF0000"/>
          <w:sz w:val="22"/>
          <w:szCs w:val="22"/>
          <w:lang w:val="uk-UA"/>
        </w:rPr>
        <w:t>. у випадку, якщо Позичальник є працівником Банку</w:t>
      </w:r>
    </w:p>
    <w:p w:rsidR="00F17670" w:rsidRPr="00F30F13" w:rsidRDefault="00F17670" w:rsidP="00B352D2">
      <w:pPr>
        <w:numPr>
          <w:ilvl w:val="2"/>
          <w:numId w:val="36"/>
        </w:numPr>
        <w:tabs>
          <w:tab w:val="num" w:pos="0"/>
          <w:tab w:val="left" w:pos="851"/>
        </w:tabs>
        <w:ind w:left="284" w:firstLine="0"/>
        <w:jc w:val="both"/>
        <w:rPr>
          <w:iCs/>
          <w:lang w:val="uk-UA"/>
        </w:rPr>
      </w:pPr>
      <w:r w:rsidRPr="00F30F13">
        <w:rPr>
          <w:iCs/>
          <w:sz w:val="22"/>
          <w:szCs w:val="22"/>
          <w:lang w:val="uk-UA"/>
        </w:rPr>
        <w:t>Сторони домовились, що встановлення процентної ставки в порядку та в розмірах, передбачених пунктом 2.4.1.2. цього Договору:</w:t>
      </w:r>
    </w:p>
    <w:p w:rsidR="00F17670" w:rsidRPr="00F30F13" w:rsidRDefault="00F17670" w:rsidP="00011A26">
      <w:pPr>
        <w:pStyle w:val="af4"/>
        <w:tabs>
          <w:tab w:val="left" w:pos="854"/>
        </w:tabs>
        <w:ind w:left="280"/>
        <w:jc w:val="both"/>
        <w:rPr>
          <w:rFonts w:ascii="Times New Roman" w:hAnsi="Times New Roman"/>
          <w:lang w:val="uk-UA"/>
        </w:rPr>
      </w:pPr>
      <w:r w:rsidRPr="00F30F13">
        <w:rPr>
          <w:rFonts w:ascii="Times New Roman" w:hAnsi="Times New Roman"/>
          <w:b/>
          <w:lang w:val="uk-UA"/>
        </w:rPr>
        <w:t>2.4.</w:t>
      </w:r>
      <w:r w:rsidR="00D24BDC" w:rsidRPr="00F30F13">
        <w:rPr>
          <w:rFonts w:ascii="Times New Roman" w:hAnsi="Times New Roman"/>
          <w:b/>
          <w:lang w:val="uk-UA"/>
        </w:rPr>
        <w:t>5</w:t>
      </w:r>
      <w:r w:rsidRPr="00F30F13">
        <w:rPr>
          <w:rFonts w:ascii="Times New Roman" w:hAnsi="Times New Roman"/>
          <w:b/>
          <w:lang w:val="uk-UA"/>
        </w:rPr>
        <w:t>.1.</w:t>
      </w:r>
      <w:r w:rsidRPr="00F30F13">
        <w:rPr>
          <w:rFonts w:ascii="Times New Roman" w:hAnsi="Times New Roman"/>
          <w:lang w:val="uk-UA"/>
        </w:rPr>
        <w:t xml:space="preserve"> погоджене Сторонами при укладенні Договору, не є зміною умов Договору, ставка встановлюється Банком автоматично починаючи з календарного дня, наступного за днем припинення періоду дії процентної ставки, встановленої відповідно до підпункту 2.4.1.1. цього Договору; </w:t>
      </w:r>
    </w:p>
    <w:p w:rsidR="00F17670" w:rsidRPr="00F30F13" w:rsidRDefault="00F17670" w:rsidP="00011A26">
      <w:pPr>
        <w:pStyle w:val="af4"/>
        <w:tabs>
          <w:tab w:val="left" w:pos="854"/>
        </w:tabs>
        <w:ind w:left="280"/>
        <w:jc w:val="both"/>
        <w:rPr>
          <w:rFonts w:ascii="Times New Roman" w:hAnsi="Times New Roman"/>
          <w:lang w:val="uk-UA"/>
        </w:rPr>
      </w:pPr>
      <w:r w:rsidRPr="00F30F13">
        <w:rPr>
          <w:rFonts w:ascii="Times New Roman" w:hAnsi="Times New Roman"/>
          <w:b/>
          <w:lang w:val="uk-UA"/>
        </w:rPr>
        <w:t>2.4.</w:t>
      </w:r>
      <w:r w:rsidR="00D24BDC" w:rsidRPr="00F30F13">
        <w:rPr>
          <w:rFonts w:ascii="Times New Roman" w:hAnsi="Times New Roman"/>
          <w:b/>
          <w:lang w:val="uk-UA"/>
        </w:rPr>
        <w:t>5.</w:t>
      </w:r>
      <w:r w:rsidRPr="00F30F13">
        <w:rPr>
          <w:rFonts w:ascii="Times New Roman" w:hAnsi="Times New Roman"/>
          <w:b/>
          <w:lang w:val="uk-UA"/>
        </w:rPr>
        <w:t>2.</w:t>
      </w:r>
      <w:r w:rsidRPr="00F30F13">
        <w:rPr>
          <w:rFonts w:ascii="Times New Roman" w:hAnsi="Times New Roman"/>
          <w:lang w:val="uk-UA"/>
        </w:rPr>
        <w:t xml:space="preserve"> не потребує додаткового інформування Банком Позичальника.</w:t>
      </w:r>
    </w:p>
    <w:p w:rsidR="00F17670" w:rsidRPr="00F30F13" w:rsidRDefault="00F17670" w:rsidP="00B352D2">
      <w:pPr>
        <w:numPr>
          <w:ilvl w:val="2"/>
          <w:numId w:val="36"/>
        </w:numPr>
        <w:tabs>
          <w:tab w:val="num" w:pos="0"/>
          <w:tab w:val="left" w:pos="851"/>
        </w:tabs>
        <w:ind w:left="284" w:firstLine="0"/>
        <w:jc w:val="both"/>
        <w:rPr>
          <w:iCs/>
          <w:lang w:val="uk-UA"/>
        </w:rPr>
      </w:pPr>
      <w:r w:rsidRPr="00F30F13">
        <w:rPr>
          <w:iCs/>
          <w:sz w:val="22"/>
          <w:szCs w:val="22"/>
          <w:lang w:val="uk-UA"/>
        </w:rPr>
        <w:t>Позичальник зобов’язаний протягом 10 (десяти) робочих днів з дати, наступної за датою встановлення процентної ставки за користування кредитом, визначеної п. 2.4.1.2. цього Договору, звернутись до Банку з метою отримання оновленого графіку платежів (таблиці обчислення загальної вартості кредиту), який міститься в додатку 1 до цього Договору, та є його невід’ємною частиною.</w:t>
      </w:r>
    </w:p>
    <w:p w:rsidR="00F17670" w:rsidRPr="00F30F13" w:rsidRDefault="00F17670" w:rsidP="00B352D2">
      <w:pPr>
        <w:tabs>
          <w:tab w:val="left" w:pos="851"/>
        </w:tabs>
        <w:ind w:left="284"/>
        <w:jc w:val="both"/>
        <w:rPr>
          <w:iCs/>
          <w:lang w:val="uk-UA"/>
        </w:rPr>
      </w:pPr>
      <w:r w:rsidRPr="00F30F13">
        <w:rPr>
          <w:iCs/>
          <w:sz w:val="22"/>
          <w:szCs w:val="22"/>
          <w:lang w:val="uk-UA"/>
        </w:rPr>
        <w:t>Не отримання Позичальником оновленого графіку платежів (таблиці обчислення загальної вартості кредиту), не звільняє Позичальника від обов’язку сплачувати плату (проценти) за користування Кредитом відповідно до умов Договору, в повному обсязі та належним чином.</w:t>
      </w:r>
    </w:p>
    <w:p w:rsidR="004D5920" w:rsidRPr="00F30F13" w:rsidRDefault="003E0F9B" w:rsidP="004D5920">
      <w:pPr>
        <w:numPr>
          <w:ilvl w:val="1"/>
          <w:numId w:val="11"/>
        </w:numPr>
        <w:tabs>
          <w:tab w:val="left" w:pos="426"/>
        </w:tabs>
        <w:ind w:left="450"/>
        <w:jc w:val="both"/>
        <w:rPr>
          <w:b/>
          <w:sz w:val="22"/>
          <w:szCs w:val="22"/>
          <w:lang w:val="uk-UA"/>
        </w:rPr>
      </w:pPr>
      <w:r w:rsidRPr="00F30F13">
        <w:rPr>
          <w:b/>
          <w:sz w:val="22"/>
          <w:szCs w:val="22"/>
          <w:lang w:val="uk-UA"/>
        </w:rPr>
        <w:t>І</w:t>
      </w:r>
      <w:r w:rsidR="00E74629" w:rsidRPr="00F30F13">
        <w:rPr>
          <w:b/>
          <w:color w:val="000000"/>
          <w:sz w:val="22"/>
          <w:szCs w:val="22"/>
          <w:lang w:val="uk-UA"/>
        </w:rPr>
        <w:t xml:space="preserve">нформація про </w:t>
      </w:r>
      <w:r w:rsidR="006917F1" w:rsidRPr="00F30F13">
        <w:rPr>
          <w:b/>
          <w:color w:val="333333"/>
          <w:sz w:val="22"/>
          <w:shd w:val="clear" w:color="auto" w:fill="FFFFFF"/>
          <w:lang w:val="uk-UA"/>
        </w:rPr>
        <w:t>додаткові та/або супутні</w:t>
      </w:r>
      <w:r w:rsidR="006917F1" w:rsidRPr="00F30F13">
        <w:rPr>
          <w:color w:val="333333"/>
          <w:sz w:val="22"/>
          <w:shd w:val="clear" w:color="auto" w:fill="FFFFFF"/>
          <w:lang w:val="uk-UA"/>
        </w:rPr>
        <w:t xml:space="preserve"> </w:t>
      </w:r>
      <w:r w:rsidR="00E74629" w:rsidRPr="00F30F13">
        <w:rPr>
          <w:b/>
          <w:color w:val="000000"/>
          <w:sz w:val="22"/>
          <w:szCs w:val="22"/>
          <w:lang w:val="uk-UA"/>
        </w:rPr>
        <w:t>послуги Банку та третіх осіб.</w:t>
      </w:r>
    </w:p>
    <w:p w:rsidR="00E74629" w:rsidRPr="00F30F13" w:rsidRDefault="006917F1" w:rsidP="00E74629">
      <w:pPr>
        <w:numPr>
          <w:ilvl w:val="2"/>
          <w:numId w:val="11"/>
        </w:numPr>
        <w:tabs>
          <w:tab w:val="left" w:pos="851"/>
        </w:tabs>
        <w:ind w:left="284" w:firstLine="0"/>
        <w:jc w:val="both"/>
        <w:rPr>
          <w:sz w:val="22"/>
          <w:szCs w:val="22"/>
          <w:lang w:val="uk-UA"/>
        </w:rPr>
      </w:pPr>
      <w:r w:rsidRPr="00F30F13">
        <w:rPr>
          <w:color w:val="333333"/>
          <w:sz w:val="22"/>
          <w:shd w:val="clear" w:color="auto" w:fill="FFFFFF"/>
          <w:lang w:val="uk-UA"/>
        </w:rPr>
        <w:t>Додаткові та/або супутні</w:t>
      </w:r>
      <w:r w:rsidRPr="00F30F13">
        <w:rPr>
          <w:color w:val="000000"/>
          <w:sz w:val="22"/>
          <w:szCs w:val="22"/>
          <w:shd w:val="clear" w:color="auto" w:fill="FFFFFF"/>
          <w:lang w:val="uk-UA"/>
        </w:rPr>
        <w:t xml:space="preserve"> </w:t>
      </w:r>
      <w:r w:rsidR="00E74629" w:rsidRPr="00F30F13">
        <w:rPr>
          <w:color w:val="000000" w:themeColor="text1"/>
          <w:sz w:val="22"/>
          <w:szCs w:val="22"/>
          <w:shd w:val="clear" w:color="auto" w:fill="FFFFFF"/>
          <w:lang w:val="uk-UA"/>
        </w:rPr>
        <w:t>послуги, вартість яких підлягає сплаті на користь Банку згідно з умовами цього Договору, а саме:</w:t>
      </w:r>
    </w:p>
    <w:p w:rsidR="00E74629" w:rsidRPr="00F30F13" w:rsidRDefault="00C53392" w:rsidP="00E74629">
      <w:pPr>
        <w:tabs>
          <w:tab w:val="left" w:pos="851"/>
        </w:tabs>
        <w:ind w:left="284"/>
        <w:jc w:val="both"/>
        <w:rPr>
          <w:sz w:val="22"/>
          <w:szCs w:val="22"/>
          <w:lang w:val="uk-UA"/>
        </w:rPr>
      </w:pPr>
      <w:r w:rsidRPr="00F30F13">
        <w:rPr>
          <w:b/>
          <w:sz w:val="22"/>
          <w:szCs w:val="22"/>
          <w:lang w:val="uk-UA"/>
        </w:rPr>
        <w:t>2.5.</w:t>
      </w:r>
      <w:r w:rsidR="00C23C91" w:rsidRPr="00F30F13">
        <w:rPr>
          <w:b/>
          <w:sz w:val="22"/>
          <w:szCs w:val="22"/>
          <w:lang w:val="uk-UA"/>
        </w:rPr>
        <w:t>1</w:t>
      </w:r>
      <w:r w:rsidR="00E74629" w:rsidRPr="00F30F13">
        <w:rPr>
          <w:b/>
          <w:sz w:val="22"/>
          <w:szCs w:val="22"/>
          <w:lang w:val="uk-UA"/>
        </w:rPr>
        <w:t>.1.</w:t>
      </w:r>
      <w:r w:rsidR="00E74629" w:rsidRPr="00F30F13">
        <w:rPr>
          <w:sz w:val="22"/>
          <w:szCs w:val="22"/>
          <w:lang w:val="uk-UA"/>
        </w:rPr>
        <w:t xml:space="preserve"> За переказ з поточного рахунку суми кредитних коштів за цільовим призначенням, визначеним цим Договором Позичальник зобов’язаний сплатити Банку комісійну винагороду в розмірі</w:t>
      </w:r>
      <w:r w:rsidR="00E74629" w:rsidRPr="00F30F13">
        <w:rPr>
          <w:b/>
          <w:sz w:val="22"/>
          <w:szCs w:val="22"/>
          <w:lang w:val="uk-UA"/>
        </w:rPr>
        <w:t xml:space="preserve"> __________ гривень</w:t>
      </w:r>
      <w:r w:rsidR="00C4686F" w:rsidRPr="00F30F13">
        <w:rPr>
          <w:b/>
          <w:sz w:val="22"/>
          <w:szCs w:val="22"/>
          <w:lang w:val="uk-UA"/>
        </w:rPr>
        <w:t xml:space="preserve"> </w:t>
      </w:r>
      <w:r w:rsidR="00C4686F" w:rsidRPr="00F30F13">
        <w:rPr>
          <w:sz w:val="22"/>
          <w:szCs w:val="22"/>
          <w:lang w:val="uk-UA"/>
        </w:rPr>
        <w:t>(фіксований розмір)</w:t>
      </w:r>
      <w:r w:rsidR="00E74629" w:rsidRPr="00F30F13">
        <w:rPr>
          <w:sz w:val="22"/>
          <w:szCs w:val="22"/>
          <w:lang w:val="uk-UA"/>
        </w:rPr>
        <w:t xml:space="preserve"> в момент здійснення такого переказу. </w:t>
      </w:r>
      <w:r w:rsidR="00703C58" w:rsidRPr="00F30F13">
        <w:rPr>
          <w:sz w:val="22"/>
          <w:szCs w:val="22"/>
          <w:lang w:val="uk-UA"/>
        </w:rPr>
        <w:t>Розмір комісійної винагороди, встановлений цим підпунктом, залишається незмінним.</w:t>
      </w:r>
    </w:p>
    <w:p w:rsidR="001026F5" w:rsidRPr="00F30F13" w:rsidRDefault="001026F5" w:rsidP="00B352D2">
      <w:pPr>
        <w:pStyle w:val="af4"/>
        <w:tabs>
          <w:tab w:val="left" w:pos="851"/>
        </w:tabs>
        <w:spacing w:line="240" w:lineRule="auto"/>
        <w:ind w:left="360"/>
        <w:jc w:val="both"/>
        <w:rPr>
          <w:rFonts w:ascii="Times New Roman" w:hAnsi="Times New Roman"/>
          <w:iCs/>
          <w:lang w:val="uk-UA"/>
        </w:rPr>
      </w:pPr>
      <w:r w:rsidRPr="00F30F13">
        <w:rPr>
          <w:rFonts w:ascii="Times New Roman" w:hAnsi="Times New Roman"/>
          <w:b/>
          <w:iCs/>
          <w:lang w:val="uk-UA"/>
        </w:rPr>
        <w:t>2.5.</w:t>
      </w:r>
      <w:r w:rsidR="00C23C91" w:rsidRPr="00F30F13">
        <w:rPr>
          <w:rFonts w:ascii="Times New Roman" w:hAnsi="Times New Roman"/>
          <w:b/>
          <w:iCs/>
          <w:lang w:val="uk-UA"/>
        </w:rPr>
        <w:t>1</w:t>
      </w:r>
      <w:r w:rsidRPr="00F30F13">
        <w:rPr>
          <w:rFonts w:ascii="Times New Roman" w:hAnsi="Times New Roman"/>
          <w:b/>
          <w:iCs/>
          <w:lang w:val="uk-UA"/>
        </w:rPr>
        <w:t>.2</w:t>
      </w:r>
      <w:r w:rsidRPr="00F30F13">
        <w:rPr>
          <w:rFonts w:ascii="Times New Roman" w:hAnsi="Times New Roman"/>
          <w:iCs/>
          <w:lang w:val="uk-UA"/>
        </w:rPr>
        <w:t xml:space="preserve">. </w:t>
      </w:r>
      <w:r w:rsidR="00F36F87" w:rsidRPr="00F30F13">
        <w:rPr>
          <w:rFonts w:ascii="Times New Roman" w:hAnsi="Times New Roman"/>
          <w:iCs/>
          <w:lang w:val="uk-UA"/>
        </w:rPr>
        <w:t>У разі необхідності згідно п. 3.1 цього Договору оформлення банківської платіжної карти, з</w:t>
      </w:r>
      <w:r w:rsidRPr="00F30F13">
        <w:rPr>
          <w:rFonts w:ascii="Times New Roman" w:hAnsi="Times New Roman"/>
          <w:iCs/>
          <w:lang w:val="uk-UA"/>
        </w:rPr>
        <w:t>а оформлення в межах пакету банківських послуг</w:t>
      </w:r>
      <w:r w:rsidRPr="00F30F13">
        <w:rPr>
          <w:rFonts w:ascii="Times New Roman" w:hAnsi="Times New Roman"/>
          <w:i/>
          <w:iCs/>
          <w:lang w:val="uk-UA"/>
        </w:rPr>
        <w:t xml:space="preserve"> </w:t>
      </w:r>
      <w:r w:rsidRPr="00F30F13">
        <w:rPr>
          <w:rFonts w:ascii="Times New Roman" w:hAnsi="Times New Roman"/>
          <w:iCs/>
          <w:lang w:val="uk-UA"/>
        </w:rPr>
        <w:t xml:space="preserve">Позичальником в Банку банківської платіжної карти за тарифним пакетом ____ </w:t>
      </w:r>
      <w:r w:rsidRPr="00F30F13">
        <w:rPr>
          <w:rFonts w:ascii="Times New Roman" w:eastAsia="Times New Roman" w:hAnsi="Times New Roman"/>
          <w:i/>
          <w:iCs/>
          <w:color w:val="FF0000"/>
          <w:lang w:val="uk-UA" w:eastAsia="ru-RU"/>
        </w:rPr>
        <w:t>(вказати назву тарифного пакету)__</w:t>
      </w:r>
      <w:r w:rsidRPr="00F30F13">
        <w:rPr>
          <w:rFonts w:ascii="Times New Roman" w:hAnsi="Times New Roman"/>
          <w:iCs/>
          <w:lang w:val="uk-UA"/>
        </w:rPr>
        <w:t>та її обслуговування_ Позичальник сплачує комісійну винагороду</w:t>
      </w:r>
      <w:r w:rsidRPr="00F30F13">
        <w:rPr>
          <w:rFonts w:ascii="Times New Roman" w:hAnsi="Times New Roman"/>
          <w:lang w:val="uk-UA"/>
        </w:rPr>
        <w:t xml:space="preserve"> </w:t>
      </w:r>
      <w:r w:rsidRPr="00F30F13">
        <w:rPr>
          <w:rFonts w:ascii="Times New Roman" w:hAnsi="Times New Roman"/>
          <w:iCs/>
          <w:lang w:val="uk-UA"/>
        </w:rPr>
        <w:t>в розмірі</w:t>
      </w:r>
      <w:r w:rsidRPr="00F30F13">
        <w:rPr>
          <w:rFonts w:ascii="Times New Roman" w:hAnsi="Times New Roman"/>
          <w:b/>
          <w:lang w:val="uk-UA"/>
        </w:rPr>
        <w:t xml:space="preserve"> </w:t>
      </w:r>
      <w:r w:rsidRPr="00F30F13">
        <w:rPr>
          <w:rFonts w:ascii="Times New Roman" w:hAnsi="Times New Roman"/>
          <w:iCs/>
          <w:lang w:val="uk-UA"/>
        </w:rPr>
        <w:t>та порядку, визначених згідно з чинними Тарифами за послуги АТ «Ощадбанк», розміщеними на Сайті за посиланням:</w:t>
      </w:r>
      <w:r w:rsidR="00392191" w:rsidRPr="00F30F13">
        <w:rPr>
          <w:rFonts w:ascii="Times New Roman" w:hAnsi="Times New Roman"/>
          <w:iCs/>
          <w:lang w:val="uk-UA"/>
        </w:rPr>
        <w:t xml:space="preserve">   </w:t>
      </w:r>
      <w:r w:rsidR="007E177F" w:rsidRPr="00F30F13">
        <w:rPr>
          <w:rFonts w:ascii="Times New Roman" w:hAnsi="Times New Roman"/>
          <w:lang w:val="uk-UA"/>
        </w:rPr>
        <w:t>https://www.oschadbank.ua/cards</w:t>
      </w:r>
      <w:r w:rsidRPr="00F30F13">
        <w:rPr>
          <w:rFonts w:ascii="Times New Roman" w:hAnsi="Times New Roman"/>
          <w:iCs/>
          <w:lang w:val="uk-UA"/>
        </w:rPr>
        <w:t>.</w:t>
      </w:r>
      <w:r w:rsidR="00C21CDA" w:rsidRPr="00F30F13">
        <w:rPr>
          <w:rFonts w:ascii="Times New Roman" w:hAnsi="Times New Roman"/>
          <w:iCs/>
          <w:lang w:val="uk-UA"/>
        </w:rPr>
        <w:t xml:space="preserve"> </w:t>
      </w:r>
      <w:r w:rsidR="00C4686F" w:rsidRPr="00F30F13">
        <w:rPr>
          <w:rFonts w:ascii="Times New Roman" w:eastAsia="Times New Roman" w:hAnsi="Times New Roman"/>
          <w:lang w:val="uk-UA" w:eastAsia="ru-RU"/>
        </w:rPr>
        <w:t xml:space="preserve">Розмір комісійної винагороди, встановлений цим підпунктом, є змінним.  </w:t>
      </w:r>
      <w:r w:rsidR="00C21CDA" w:rsidRPr="00F30F13">
        <w:rPr>
          <w:rFonts w:ascii="Times New Roman" w:hAnsi="Times New Roman"/>
          <w:iCs/>
          <w:lang w:val="uk-UA"/>
        </w:rPr>
        <w:t xml:space="preserve">Інформування Позичальника про зміни до таких Тарифів здійснюється Банком в порядку, передбаченому </w:t>
      </w:r>
      <w:r w:rsidR="00703C58" w:rsidRPr="00F30F13">
        <w:rPr>
          <w:rFonts w:ascii="Times New Roman" w:hAnsi="Times New Roman"/>
          <w:iCs/>
          <w:lang w:val="uk-UA"/>
        </w:rPr>
        <w:t>Договором комплексного банківського обслуговування</w:t>
      </w:r>
      <w:r w:rsidR="00C21CDA" w:rsidRPr="00F30F13">
        <w:rPr>
          <w:rFonts w:ascii="Times New Roman" w:hAnsi="Times New Roman"/>
          <w:iCs/>
          <w:lang w:val="uk-UA"/>
        </w:rPr>
        <w:t>.</w:t>
      </w:r>
    </w:p>
    <w:p w:rsidR="00E74629" w:rsidRPr="00F30F13" w:rsidRDefault="006917F1" w:rsidP="00B352D2">
      <w:pPr>
        <w:numPr>
          <w:ilvl w:val="2"/>
          <w:numId w:val="11"/>
        </w:numPr>
        <w:tabs>
          <w:tab w:val="left" w:pos="851"/>
        </w:tabs>
        <w:ind w:left="284" w:firstLine="0"/>
        <w:jc w:val="both"/>
        <w:rPr>
          <w:sz w:val="22"/>
          <w:szCs w:val="22"/>
          <w:lang w:val="uk-UA"/>
        </w:rPr>
      </w:pPr>
      <w:r w:rsidRPr="00F30F13">
        <w:rPr>
          <w:color w:val="333333"/>
          <w:sz w:val="22"/>
          <w:shd w:val="clear" w:color="auto" w:fill="FFFFFF"/>
          <w:lang w:val="uk-UA"/>
        </w:rPr>
        <w:t>Додаткові та/або супутні</w:t>
      </w:r>
      <w:r w:rsidRPr="00F30F13">
        <w:rPr>
          <w:color w:val="000000"/>
          <w:sz w:val="22"/>
          <w:szCs w:val="22"/>
          <w:shd w:val="clear" w:color="auto" w:fill="FFFFFF"/>
          <w:lang w:val="uk-UA"/>
        </w:rPr>
        <w:t xml:space="preserve"> </w:t>
      </w:r>
      <w:r w:rsidR="00E74629" w:rsidRPr="00F30F13">
        <w:rPr>
          <w:sz w:val="22"/>
          <w:szCs w:val="22"/>
          <w:lang w:val="uk-UA"/>
        </w:rPr>
        <w:t>послуги, вартість яких підлягає сплаті на користь третіх осіб згідно з умовами цього Договору, а саме:</w:t>
      </w:r>
    </w:p>
    <w:p w:rsidR="00E74629" w:rsidRPr="00F30F13" w:rsidRDefault="00E74629" w:rsidP="00B352D2">
      <w:pPr>
        <w:pStyle w:val="af4"/>
        <w:numPr>
          <w:ilvl w:val="0"/>
          <w:numId w:val="56"/>
        </w:numPr>
        <w:tabs>
          <w:tab w:val="left" w:pos="284"/>
          <w:tab w:val="left" w:pos="709"/>
        </w:tabs>
        <w:jc w:val="both"/>
        <w:rPr>
          <w:rFonts w:ascii="Times New Roman" w:hAnsi="Times New Roman"/>
          <w:color w:val="000000"/>
          <w:shd w:val="clear" w:color="auto" w:fill="FFFFFF"/>
          <w:lang w:val="uk-UA"/>
        </w:rPr>
      </w:pPr>
      <w:r w:rsidRPr="00F30F13">
        <w:rPr>
          <w:rFonts w:ascii="Times New Roman" w:hAnsi="Times New Roman"/>
          <w:color w:val="000000"/>
          <w:shd w:val="clear" w:color="auto" w:fill="FFFFFF"/>
          <w:lang w:val="uk-UA"/>
        </w:rPr>
        <w:t>платежі за послуги, нотаріусів</w:t>
      </w:r>
      <w:r w:rsidR="00F36F87" w:rsidRPr="00F30F13">
        <w:rPr>
          <w:rFonts w:ascii="Times New Roman" w:hAnsi="Times New Roman"/>
          <w:color w:val="000000"/>
          <w:shd w:val="clear" w:color="auto" w:fill="FFFFFF"/>
          <w:lang w:val="uk-UA"/>
        </w:rPr>
        <w:t xml:space="preserve"> (якщо </w:t>
      </w:r>
      <w:r w:rsidR="004726A8" w:rsidRPr="00F30F13">
        <w:rPr>
          <w:rFonts w:ascii="Times New Roman" w:hAnsi="Times New Roman"/>
          <w:color w:val="000000"/>
          <w:shd w:val="clear" w:color="auto" w:fill="FFFFFF"/>
          <w:lang w:val="uk-UA"/>
        </w:rPr>
        <w:t>умовами</w:t>
      </w:r>
      <w:r w:rsidR="00F36F87" w:rsidRPr="00F30F13">
        <w:rPr>
          <w:rFonts w:ascii="Times New Roman" w:hAnsi="Times New Roman"/>
          <w:color w:val="000000"/>
          <w:shd w:val="clear" w:color="auto" w:fill="FFFFFF"/>
          <w:lang w:val="uk-UA"/>
        </w:rPr>
        <w:t xml:space="preserve"> п. 3.1 Договору передбачено укладення нотаріально посвідченого договору застави Транспортного засобу, який передається </w:t>
      </w:r>
      <w:r w:rsidR="007E177F" w:rsidRPr="00F30F13">
        <w:rPr>
          <w:rFonts w:ascii="Times New Roman" w:hAnsi="Times New Roman"/>
          <w:color w:val="000000"/>
          <w:shd w:val="clear" w:color="auto" w:fill="FFFFFF"/>
          <w:lang w:val="uk-UA"/>
        </w:rPr>
        <w:t>в заставу Банку</w:t>
      </w:r>
      <w:r w:rsidR="00F36F87" w:rsidRPr="00F30F13">
        <w:rPr>
          <w:rFonts w:ascii="Times New Roman" w:hAnsi="Times New Roman"/>
          <w:color w:val="000000"/>
          <w:shd w:val="clear" w:color="auto" w:fill="FFFFFF"/>
          <w:lang w:val="uk-UA"/>
        </w:rPr>
        <w:t xml:space="preserve"> в якості забезпечення виконання зобов’язань</w:t>
      </w:r>
      <w:r w:rsidR="007E177F" w:rsidRPr="00F30F13">
        <w:rPr>
          <w:rFonts w:ascii="Times New Roman" w:hAnsi="Times New Roman"/>
          <w:color w:val="000000"/>
          <w:shd w:val="clear" w:color="auto" w:fill="FFFFFF"/>
          <w:lang w:val="uk-UA"/>
        </w:rPr>
        <w:t xml:space="preserve"> Позичальника</w:t>
      </w:r>
      <w:r w:rsidR="00F36F87" w:rsidRPr="00F30F13">
        <w:rPr>
          <w:rFonts w:ascii="Times New Roman" w:hAnsi="Times New Roman"/>
          <w:color w:val="000000"/>
          <w:shd w:val="clear" w:color="auto" w:fill="FFFFFF"/>
          <w:lang w:val="uk-UA"/>
        </w:rPr>
        <w:t xml:space="preserve"> за цим Договором)</w:t>
      </w:r>
      <w:r w:rsidRPr="00F30F13">
        <w:rPr>
          <w:rFonts w:ascii="Times New Roman" w:hAnsi="Times New Roman"/>
          <w:color w:val="000000"/>
          <w:shd w:val="clear" w:color="auto" w:fill="FFFFFF"/>
          <w:lang w:val="uk-UA"/>
        </w:rPr>
        <w:t>,</w:t>
      </w:r>
    </w:p>
    <w:p w:rsidR="00E74629" w:rsidRPr="00F30F13" w:rsidRDefault="00E74629" w:rsidP="00B352D2">
      <w:pPr>
        <w:pStyle w:val="af4"/>
        <w:numPr>
          <w:ilvl w:val="0"/>
          <w:numId w:val="56"/>
        </w:numPr>
        <w:tabs>
          <w:tab w:val="left" w:pos="284"/>
          <w:tab w:val="left" w:pos="709"/>
        </w:tabs>
        <w:jc w:val="both"/>
        <w:rPr>
          <w:rFonts w:ascii="Times New Roman" w:hAnsi="Times New Roman"/>
          <w:color w:val="000000"/>
          <w:shd w:val="clear" w:color="auto" w:fill="FFFFFF"/>
          <w:lang w:val="uk-UA"/>
        </w:rPr>
      </w:pPr>
      <w:r w:rsidRPr="00F30F13">
        <w:rPr>
          <w:rFonts w:ascii="Times New Roman" w:hAnsi="Times New Roman"/>
          <w:color w:val="000000"/>
          <w:shd w:val="clear" w:color="auto" w:fill="FFFFFF"/>
          <w:lang w:val="uk-UA"/>
        </w:rPr>
        <w:t>страхові платежі,</w:t>
      </w:r>
    </w:p>
    <w:p w:rsidR="00E74629" w:rsidRPr="00F30F13" w:rsidRDefault="00E74629" w:rsidP="00B352D2">
      <w:pPr>
        <w:pStyle w:val="af4"/>
        <w:numPr>
          <w:ilvl w:val="0"/>
          <w:numId w:val="56"/>
        </w:numPr>
        <w:tabs>
          <w:tab w:val="left" w:pos="284"/>
          <w:tab w:val="left" w:pos="709"/>
        </w:tabs>
        <w:jc w:val="both"/>
        <w:rPr>
          <w:rFonts w:ascii="Times New Roman" w:hAnsi="Times New Roman"/>
          <w:color w:val="000000"/>
          <w:shd w:val="clear" w:color="auto" w:fill="FFFFFF"/>
          <w:lang w:val="uk-UA"/>
        </w:rPr>
      </w:pPr>
      <w:r w:rsidRPr="00F30F13">
        <w:rPr>
          <w:rFonts w:ascii="Times New Roman" w:hAnsi="Times New Roman"/>
          <w:color w:val="000000"/>
          <w:shd w:val="clear" w:color="auto" w:fill="FFFFFF"/>
          <w:lang w:val="uk-UA"/>
        </w:rPr>
        <w:t>податкові платежі та збори на обов’язкове державне пенсійне страхування</w:t>
      </w:r>
      <w:r w:rsidR="00F36F87" w:rsidRPr="00F30F13">
        <w:rPr>
          <w:rFonts w:ascii="Times New Roman" w:hAnsi="Times New Roman"/>
          <w:color w:val="000000"/>
          <w:shd w:val="clear" w:color="auto" w:fill="FFFFFF"/>
          <w:lang w:val="uk-UA"/>
        </w:rPr>
        <w:t xml:space="preserve"> (якщо </w:t>
      </w:r>
      <w:r w:rsidR="004726A8" w:rsidRPr="00F30F13">
        <w:rPr>
          <w:rFonts w:ascii="Times New Roman" w:hAnsi="Times New Roman"/>
          <w:color w:val="000000"/>
          <w:shd w:val="clear" w:color="auto" w:fill="FFFFFF"/>
          <w:lang w:val="uk-UA"/>
        </w:rPr>
        <w:t>умовами</w:t>
      </w:r>
      <w:r w:rsidR="00F36F87" w:rsidRPr="00F30F13">
        <w:rPr>
          <w:rFonts w:ascii="Times New Roman" w:hAnsi="Times New Roman"/>
          <w:color w:val="000000"/>
          <w:shd w:val="clear" w:color="auto" w:fill="FFFFFF"/>
          <w:lang w:val="uk-UA"/>
        </w:rPr>
        <w:t xml:space="preserve"> п. 3.1 Договору передбачено укладення нотаріально посвідченого договору застави Транспортного засобу, який передається </w:t>
      </w:r>
      <w:r w:rsidR="004B0C9B" w:rsidRPr="00F30F13">
        <w:rPr>
          <w:rFonts w:ascii="Times New Roman" w:hAnsi="Times New Roman"/>
          <w:color w:val="000000"/>
          <w:shd w:val="clear" w:color="auto" w:fill="FFFFFF"/>
          <w:lang w:val="uk-UA"/>
        </w:rPr>
        <w:t>в заставу Банку</w:t>
      </w:r>
      <w:r w:rsidR="00F36F87" w:rsidRPr="00F30F13">
        <w:rPr>
          <w:rFonts w:ascii="Times New Roman" w:hAnsi="Times New Roman"/>
          <w:color w:val="000000"/>
          <w:shd w:val="clear" w:color="auto" w:fill="FFFFFF"/>
          <w:lang w:val="uk-UA"/>
        </w:rPr>
        <w:t xml:space="preserve"> в якості забезпечення виконання зобов’язань </w:t>
      </w:r>
      <w:r w:rsidR="004B0C9B" w:rsidRPr="00F30F13">
        <w:rPr>
          <w:rFonts w:ascii="Times New Roman" w:hAnsi="Times New Roman"/>
          <w:color w:val="000000"/>
          <w:shd w:val="clear" w:color="auto" w:fill="FFFFFF"/>
          <w:lang w:val="uk-UA"/>
        </w:rPr>
        <w:t xml:space="preserve">Позичальника </w:t>
      </w:r>
      <w:r w:rsidR="00F36F87" w:rsidRPr="00F30F13">
        <w:rPr>
          <w:rFonts w:ascii="Times New Roman" w:hAnsi="Times New Roman"/>
          <w:color w:val="000000"/>
          <w:shd w:val="clear" w:color="auto" w:fill="FFFFFF"/>
          <w:lang w:val="uk-UA"/>
        </w:rPr>
        <w:t>за цим Договором)</w:t>
      </w:r>
      <w:r w:rsidRPr="00F30F13">
        <w:rPr>
          <w:rFonts w:ascii="Times New Roman" w:hAnsi="Times New Roman"/>
          <w:color w:val="000000"/>
          <w:shd w:val="clear" w:color="auto" w:fill="FFFFFF"/>
          <w:lang w:val="uk-UA"/>
        </w:rPr>
        <w:t xml:space="preserve">, </w:t>
      </w:r>
    </w:p>
    <w:p w:rsidR="005E44E2" w:rsidRPr="00F30F13" w:rsidRDefault="005E44E2" w:rsidP="005E44E2">
      <w:pPr>
        <w:pStyle w:val="af4"/>
        <w:numPr>
          <w:ilvl w:val="0"/>
          <w:numId w:val="56"/>
        </w:numPr>
        <w:tabs>
          <w:tab w:val="left" w:pos="284"/>
          <w:tab w:val="left" w:pos="709"/>
        </w:tabs>
        <w:jc w:val="both"/>
        <w:rPr>
          <w:rFonts w:ascii="Times New Roman" w:hAnsi="Times New Roman"/>
          <w:color w:val="000000"/>
          <w:shd w:val="clear" w:color="auto" w:fill="FFFFFF"/>
          <w:lang w:val="uk-UA"/>
        </w:rPr>
      </w:pPr>
      <w:r w:rsidRPr="00F30F13">
        <w:rPr>
          <w:rFonts w:ascii="Times New Roman" w:hAnsi="Times New Roman"/>
          <w:color w:val="000000"/>
          <w:shd w:val="clear" w:color="auto" w:fill="FFFFFF"/>
          <w:lang w:val="uk-UA"/>
        </w:rPr>
        <w:t xml:space="preserve">адміністративні збори та плата за надання сервісних послуг за державну реєстрацію застави щодо Предмету застави в Державному реєстрі обтяжень рухомого майна, за внесення змін і додаткових відомостей до  вказаного реєстру, надання витягів з нього, а також припинення обтяжень </w:t>
      </w:r>
    </w:p>
    <w:p w:rsidR="00E74629" w:rsidRPr="00F30F13" w:rsidRDefault="00E74629" w:rsidP="00B352D2">
      <w:pPr>
        <w:pStyle w:val="af4"/>
        <w:tabs>
          <w:tab w:val="left" w:pos="284"/>
        </w:tabs>
        <w:ind w:left="284"/>
        <w:jc w:val="both"/>
        <w:rPr>
          <w:rFonts w:ascii="Times New Roman" w:hAnsi="Times New Roman"/>
          <w:lang w:val="uk-UA"/>
        </w:rPr>
      </w:pPr>
      <w:r w:rsidRPr="00F30F13">
        <w:rPr>
          <w:rFonts w:ascii="Times New Roman" w:hAnsi="Times New Roman"/>
          <w:lang w:val="uk-UA"/>
        </w:rPr>
        <w:t xml:space="preserve">сплачуються Позичальником </w:t>
      </w:r>
      <w:r w:rsidR="00335E9F" w:rsidRPr="00F30F13">
        <w:rPr>
          <w:rFonts w:ascii="Times New Roman" w:hAnsi="Times New Roman"/>
          <w:lang w:val="uk-UA"/>
        </w:rPr>
        <w:t xml:space="preserve">або Заставодавцем (за умови наявності згідно цього Договору Заставодавця, що не є Позичальником) </w:t>
      </w:r>
      <w:r w:rsidRPr="00F30F13">
        <w:rPr>
          <w:rFonts w:ascii="Times New Roman" w:hAnsi="Times New Roman"/>
          <w:lang w:val="uk-UA"/>
        </w:rPr>
        <w:t>за власний рахунок за домовленістю Позичальника</w:t>
      </w:r>
      <w:r w:rsidR="00335E9F" w:rsidRPr="00F30F13">
        <w:rPr>
          <w:rFonts w:ascii="Times New Roman" w:hAnsi="Times New Roman"/>
          <w:lang w:val="uk-UA"/>
        </w:rPr>
        <w:t xml:space="preserve"> або Заставодавця (за умови наявності згідно цього Договору Заставодавця, що не є Позичальником)</w:t>
      </w:r>
      <w:r w:rsidRPr="00F30F13">
        <w:rPr>
          <w:rFonts w:ascii="Times New Roman" w:hAnsi="Times New Roman"/>
          <w:lang w:val="uk-UA"/>
        </w:rPr>
        <w:t xml:space="preserve"> та відповідною третьою особою, яка надає йому такі послуги, крім випадків, коли питання визначення вартості такої послуги врегульоване нормативно-правовими актами України (випадки, розмір та порядок сплати зазначених обов’язкових платежів за адміністративні послуги визначається нормативно-правовими актами України).</w:t>
      </w:r>
    </w:p>
    <w:p w:rsidR="00E74629" w:rsidRPr="00F30F13" w:rsidRDefault="00E74629" w:rsidP="00B352D2">
      <w:pPr>
        <w:pStyle w:val="af4"/>
        <w:tabs>
          <w:tab w:val="left" w:pos="284"/>
        </w:tabs>
        <w:ind w:left="284"/>
        <w:jc w:val="both"/>
        <w:rPr>
          <w:rFonts w:ascii="Times New Roman" w:hAnsi="Times New Roman"/>
          <w:lang w:val="uk-UA"/>
        </w:rPr>
      </w:pPr>
      <w:r w:rsidRPr="00F30F13">
        <w:rPr>
          <w:rFonts w:ascii="Times New Roman" w:hAnsi="Times New Roman"/>
          <w:lang w:val="uk-UA"/>
        </w:rPr>
        <w:t xml:space="preserve">Вартість </w:t>
      </w:r>
      <w:r w:rsidR="006917F1" w:rsidRPr="00F30F13">
        <w:rPr>
          <w:rFonts w:ascii="Times New Roman" w:hAnsi="Times New Roman"/>
          <w:color w:val="333333"/>
          <w:shd w:val="clear" w:color="auto" w:fill="FFFFFF"/>
          <w:lang w:val="uk-UA"/>
        </w:rPr>
        <w:t xml:space="preserve">додаткових та/або супутніх </w:t>
      </w:r>
      <w:r w:rsidRPr="00F30F13">
        <w:rPr>
          <w:rFonts w:ascii="Times New Roman" w:hAnsi="Times New Roman"/>
          <w:lang w:val="uk-UA"/>
        </w:rPr>
        <w:t>послуг, які підлягають сплаті на користь третіх осіб згідно з умовами цього Договору, протягом строку дії цього Договору можуть бути змінені з незалежних від Банку причин.</w:t>
      </w:r>
    </w:p>
    <w:p w:rsidR="00C4686F" w:rsidRPr="00F30F13" w:rsidRDefault="00C4686F" w:rsidP="006778A4">
      <w:pPr>
        <w:pStyle w:val="af4"/>
        <w:tabs>
          <w:tab w:val="left" w:pos="284"/>
        </w:tabs>
        <w:spacing w:line="240" w:lineRule="auto"/>
        <w:ind w:left="284"/>
        <w:jc w:val="both"/>
        <w:rPr>
          <w:rFonts w:ascii="Times New Roman" w:eastAsia="Times New Roman" w:hAnsi="Times New Roman"/>
          <w:lang w:val="uk-UA" w:eastAsia="ru-RU"/>
        </w:rPr>
      </w:pPr>
      <w:r w:rsidRPr="00F30F13">
        <w:rPr>
          <w:rFonts w:ascii="Times New Roman" w:eastAsia="Times New Roman" w:hAnsi="Times New Roman"/>
          <w:lang w:val="uk-UA" w:eastAsia="ru-RU"/>
        </w:rPr>
        <w:t xml:space="preserve">Строк дії таких </w:t>
      </w:r>
      <w:r w:rsidR="006917F1" w:rsidRPr="00F30F13">
        <w:rPr>
          <w:rFonts w:ascii="Times New Roman" w:hAnsi="Times New Roman"/>
          <w:color w:val="333333"/>
          <w:shd w:val="clear" w:color="auto" w:fill="FFFFFF"/>
          <w:lang w:val="uk-UA"/>
        </w:rPr>
        <w:t xml:space="preserve">додаткових та/або супутніх </w:t>
      </w:r>
      <w:r w:rsidRPr="00F30F13">
        <w:rPr>
          <w:rFonts w:ascii="Times New Roman" w:eastAsia="Times New Roman" w:hAnsi="Times New Roman"/>
          <w:lang w:val="uk-UA" w:eastAsia="ru-RU"/>
        </w:rPr>
        <w:t xml:space="preserve">послуг, порядок користування ними та відмови від них (за можливості такої відмови) визначається поза межами цього Договору шляхом укладення Позичальником з відповідною третьою особою, що надає такі  послуги, договору(ів) про надання таких послуг (у разі, якщо надання таких послуг здійснюється на умовах договору, відповідно до умов </w:t>
      </w:r>
      <w:r w:rsidR="007E2899" w:rsidRPr="00F30F13">
        <w:rPr>
          <w:rFonts w:ascii="Times New Roman" w:eastAsia="Times New Roman" w:hAnsi="Times New Roman"/>
          <w:lang w:val="uk-UA" w:eastAsia="ru-RU"/>
        </w:rPr>
        <w:t>Законодавства</w:t>
      </w:r>
      <w:r w:rsidRPr="00F30F13">
        <w:rPr>
          <w:rFonts w:ascii="Times New Roman" w:eastAsia="Times New Roman" w:hAnsi="Times New Roman"/>
          <w:lang w:val="uk-UA" w:eastAsia="ru-RU"/>
        </w:rPr>
        <w:t>).</w:t>
      </w:r>
    </w:p>
    <w:p w:rsidR="00335E9F" w:rsidRPr="00F30F13" w:rsidRDefault="00335E9F" w:rsidP="00B352D2">
      <w:pPr>
        <w:shd w:val="clear" w:color="auto" w:fill="E7E6E6" w:themeFill="background2"/>
        <w:tabs>
          <w:tab w:val="left" w:pos="142"/>
        </w:tabs>
        <w:jc w:val="both"/>
        <w:rPr>
          <w:i/>
          <w:iCs/>
          <w:color w:val="FF0000"/>
          <w:lang w:val="uk-UA"/>
        </w:rPr>
      </w:pPr>
      <w:r w:rsidRPr="00F30F13">
        <w:rPr>
          <w:i/>
          <w:iCs/>
          <w:color w:val="FF0000"/>
          <w:sz w:val="22"/>
          <w:szCs w:val="22"/>
          <w:lang w:val="uk-UA"/>
        </w:rPr>
        <w:t xml:space="preserve">Договір доповнюється пунктом 2.6 у разі </w:t>
      </w:r>
      <w:r w:rsidR="004726A8" w:rsidRPr="00F30F13">
        <w:rPr>
          <w:i/>
          <w:iCs/>
          <w:color w:val="FF0000"/>
          <w:sz w:val="22"/>
          <w:szCs w:val="22"/>
          <w:lang w:val="uk-UA"/>
        </w:rPr>
        <w:t>наявності</w:t>
      </w:r>
      <w:r w:rsidRPr="00F30F13">
        <w:rPr>
          <w:i/>
          <w:iCs/>
          <w:color w:val="FF0000"/>
          <w:sz w:val="22"/>
          <w:szCs w:val="22"/>
          <w:lang w:val="uk-UA"/>
        </w:rPr>
        <w:t xml:space="preserve"> комісійних винагород за цим Договором:</w:t>
      </w:r>
    </w:p>
    <w:p w:rsidR="00F36F87" w:rsidRPr="00F30F13" w:rsidRDefault="00F36F87" w:rsidP="00B352D2">
      <w:pPr>
        <w:numPr>
          <w:ilvl w:val="1"/>
          <w:numId w:val="11"/>
        </w:numPr>
        <w:tabs>
          <w:tab w:val="left" w:pos="426"/>
        </w:tabs>
        <w:ind w:left="450"/>
        <w:jc w:val="both"/>
        <w:rPr>
          <w:b/>
          <w:sz w:val="22"/>
          <w:szCs w:val="22"/>
          <w:lang w:val="uk-UA"/>
        </w:rPr>
      </w:pPr>
      <w:r w:rsidRPr="00F30F13">
        <w:rPr>
          <w:b/>
          <w:sz w:val="22"/>
          <w:szCs w:val="22"/>
          <w:lang w:val="uk-UA"/>
        </w:rPr>
        <w:t>Комісійні винагороди Банку</w:t>
      </w:r>
      <w:r w:rsidRPr="00F30F13">
        <w:rPr>
          <w:b/>
          <w:color w:val="000000"/>
          <w:sz w:val="22"/>
          <w:szCs w:val="22"/>
          <w:lang w:val="uk-UA"/>
        </w:rPr>
        <w:t>.</w:t>
      </w:r>
    </w:p>
    <w:p w:rsidR="00F36F87" w:rsidRPr="00F30F13" w:rsidRDefault="00F36F87" w:rsidP="00B352D2">
      <w:pPr>
        <w:shd w:val="clear" w:color="auto" w:fill="E7E6E6" w:themeFill="background2"/>
        <w:tabs>
          <w:tab w:val="left" w:pos="142"/>
        </w:tabs>
        <w:jc w:val="both"/>
        <w:rPr>
          <w:i/>
          <w:iCs/>
          <w:color w:val="FF0000"/>
          <w:sz w:val="22"/>
          <w:szCs w:val="22"/>
          <w:lang w:val="uk-UA"/>
        </w:rPr>
      </w:pPr>
      <w:r w:rsidRPr="00F30F13">
        <w:rPr>
          <w:i/>
          <w:iCs/>
          <w:color w:val="FF0000"/>
          <w:sz w:val="22"/>
          <w:szCs w:val="22"/>
          <w:lang w:val="uk-UA"/>
        </w:rPr>
        <w:t>Договір доповнюється пунктом 2.</w:t>
      </w:r>
      <w:r w:rsidR="003E0F9B" w:rsidRPr="00F30F13">
        <w:rPr>
          <w:i/>
          <w:iCs/>
          <w:color w:val="FF0000"/>
          <w:sz w:val="22"/>
          <w:szCs w:val="22"/>
          <w:lang w:val="uk-UA"/>
        </w:rPr>
        <w:t>6</w:t>
      </w:r>
      <w:r w:rsidRPr="00F30F13">
        <w:rPr>
          <w:i/>
          <w:iCs/>
          <w:color w:val="FF0000"/>
          <w:sz w:val="22"/>
          <w:szCs w:val="22"/>
          <w:lang w:val="uk-UA"/>
        </w:rPr>
        <w:t>.1 у разі встановлення комісійної винагороди за надання Кредиту:</w:t>
      </w:r>
    </w:p>
    <w:p w:rsidR="00F36F87" w:rsidRPr="00F30F13" w:rsidRDefault="003C0CF4" w:rsidP="00B352D2">
      <w:pPr>
        <w:numPr>
          <w:ilvl w:val="2"/>
          <w:numId w:val="11"/>
        </w:numPr>
        <w:tabs>
          <w:tab w:val="left" w:pos="851"/>
        </w:tabs>
        <w:ind w:left="284" w:firstLine="0"/>
        <w:jc w:val="both"/>
        <w:rPr>
          <w:sz w:val="22"/>
          <w:szCs w:val="22"/>
          <w:lang w:val="uk-UA"/>
        </w:rPr>
      </w:pPr>
      <w:r w:rsidRPr="00F30F13">
        <w:rPr>
          <w:sz w:val="22"/>
          <w:szCs w:val="22"/>
          <w:lang w:val="uk-UA"/>
        </w:rPr>
        <w:t>За надання Банком Кредиту Позичальник, протягом</w:t>
      </w:r>
      <w:r w:rsidRPr="00F30F13">
        <w:rPr>
          <w:iCs/>
          <w:sz w:val="22"/>
          <w:szCs w:val="22"/>
          <w:lang w:val="uk-UA"/>
        </w:rPr>
        <w:t xml:space="preserve"> 1 (одного) </w:t>
      </w:r>
      <w:r w:rsidR="000C7842" w:rsidRPr="00F30F13">
        <w:rPr>
          <w:iCs/>
          <w:sz w:val="22"/>
          <w:szCs w:val="22"/>
          <w:lang w:val="uk-UA"/>
        </w:rPr>
        <w:t xml:space="preserve">Операційного </w:t>
      </w:r>
      <w:r w:rsidRPr="00F30F13">
        <w:rPr>
          <w:iCs/>
          <w:sz w:val="22"/>
          <w:szCs w:val="22"/>
          <w:lang w:val="uk-UA"/>
        </w:rPr>
        <w:t>дня з моменту підписання цього Договору,</w:t>
      </w:r>
      <w:r w:rsidRPr="00F30F13">
        <w:rPr>
          <w:sz w:val="22"/>
          <w:szCs w:val="22"/>
          <w:lang w:val="uk-UA"/>
        </w:rPr>
        <w:t xml:space="preserve"> зобов’язаний сплатити Банку комісійну винагороду в розмірі</w:t>
      </w:r>
      <w:r w:rsidRPr="00F30F13">
        <w:rPr>
          <w:b/>
          <w:sz w:val="22"/>
          <w:szCs w:val="22"/>
          <w:lang w:val="uk-UA"/>
        </w:rPr>
        <w:t xml:space="preserve"> ___ ( ____) процент від суми Кредиту, </w:t>
      </w:r>
      <w:r w:rsidRPr="00F30F13">
        <w:rPr>
          <w:sz w:val="22"/>
          <w:szCs w:val="22"/>
          <w:lang w:val="uk-UA"/>
        </w:rPr>
        <w:t xml:space="preserve">визначеної п.2.2. цього Договору, що становить </w:t>
      </w:r>
      <w:r w:rsidRPr="00F30F13">
        <w:rPr>
          <w:b/>
          <w:sz w:val="22"/>
          <w:szCs w:val="22"/>
          <w:lang w:val="uk-UA"/>
        </w:rPr>
        <w:t xml:space="preserve">____(__________________)_гривень ____копійок. </w:t>
      </w:r>
      <w:r w:rsidRPr="00F30F13">
        <w:rPr>
          <w:iCs/>
          <w:sz w:val="22"/>
          <w:szCs w:val="22"/>
          <w:lang w:val="uk-UA"/>
        </w:rPr>
        <w:t xml:space="preserve"> </w:t>
      </w:r>
      <w:r w:rsidRPr="00F30F13">
        <w:rPr>
          <w:sz w:val="22"/>
          <w:szCs w:val="22"/>
          <w:lang w:val="uk-UA"/>
        </w:rPr>
        <w:t>Розмір комісійної винагороди, встановлений цим підпунктом, залишається незмінним.</w:t>
      </w:r>
    </w:p>
    <w:p w:rsidR="00F36F87" w:rsidRPr="00F30F13" w:rsidRDefault="00F36F87" w:rsidP="00F36F87">
      <w:pPr>
        <w:shd w:val="clear" w:color="auto" w:fill="D0CECE" w:themeFill="background2" w:themeFillShade="E6"/>
        <w:tabs>
          <w:tab w:val="left" w:pos="142"/>
        </w:tabs>
        <w:jc w:val="both"/>
        <w:rPr>
          <w:i/>
          <w:iCs/>
          <w:color w:val="FF0000"/>
          <w:sz w:val="22"/>
          <w:szCs w:val="22"/>
          <w:lang w:val="uk-UA"/>
        </w:rPr>
      </w:pPr>
      <w:r w:rsidRPr="00F30F13">
        <w:rPr>
          <w:i/>
          <w:iCs/>
          <w:color w:val="FF0000"/>
          <w:sz w:val="22"/>
          <w:szCs w:val="22"/>
          <w:lang w:val="uk-UA"/>
        </w:rPr>
        <w:t>Договір доповнюється пунктом 2.</w:t>
      </w:r>
      <w:r w:rsidR="003E0F9B" w:rsidRPr="00F30F13">
        <w:rPr>
          <w:i/>
          <w:iCs/>
          <w:color w:val="FF0000"/>
          <w:sz w:val="22"/>
          <w:szCs w:val="22"/>
          <w:lang w:val="uk-UA"/>
        </w:rPr>
        <w:t>6</w:t>
      </w:r>
      <w:r w:rsidRPr="00F30F13">
        <w:rPr>
          <w:i/>
          <w:iCs/>
          <w:color w:val="FF0000"/>
          <w:sz w:val="22"/>
          <w:szCs w:val="22"/>
          <w:lang w:val="uk-UA"/>
        </w:rPr>
        <w:t xml:space="preserve">.2 у разі встановлення комісійної винагороди за обслуговування </w:t>
      </w:r>
      <w:r w:rsidRPr="00F30F13">
        <w:rPr>
          <w:iCs/>
          <w:color w:val="FF0000"/>
          <w:sz w:val="22"/>
          <w:szCs w:val="22"/>
          <w:lang w:val="uk-UA"/>
        </w:rPr>
        <w:t>Кредиту (при наданні кредиту за окремими умовами кредитування фізичних осіб -</w:t>
      </w:r>
      <w:r w:rsidRPr="00F30F13">
        <w:rPr>
          <w:i/>
          <w:iCs/>
          <w:color w:val="FF0000"/>
          <w:sz w:val="22"/>
          <w:szCs w:val="22"/>
          <w:lang w:val="uk-UA"/>
        </w:rPr>
        <w:t xml:space="preserve"> військовослужбовців):</w:t>
      </w:r>
    </w:p>
    <w:p w:rsidR="00F36F87" w:rsidRPr="00F30F13" w:rsidRDefault="00F36F87" w:rsidP="00B352D2">
      <w:pPr>
        <w:numPr>
          <w:ilvl w:val="2"/>
          <w:numId w:val="11"/>
        </w:numPr>
        <w:tabs>
          <w:tab w:val="left" w:pos="851"/>
        </w:tabs>
        <w:ind w:left="284" w:firstLine="0"/>
        <w:jc w:val="both"/>
        <w:rPr>
          <w:sz w:val="22"/>
          <w:szCs w:val="22"/>
          <w:lang w:val="uk-UA"/>
        </w:rPr>
      </w:pPr>
      <w:r w:rsidRPr="00F30F13">
        <w:rPr>
          <w:sz w:val="22"/>
          <w:szCs w:val="22"/>
          <w:lang w:val="uk-UA"/>
        </w:rPr>
        <w:t xml:space="preserve">За обслуговування Банком Кредиту Позичальник щомісячно протягом строку, на який надано Кредит за цим Договором, зобов’язаний сплачувати Банку комісійну винагороду в розмірі  </w:t>
      </w:r>
      <w:r w:rsidRPr="00F30F13">
        <w:rPr>
          <w:b/>
          <w:sz w:val="22"/>
          <w:szCs w:val="22"/>
          <w:lang w:val="uk-UA"/>
        </w:rPr>
        <w:t>______ (       ) процентів</w:t>
      </w:r>
      <w:r w:rsidRPr="00F30F13">
        <w:rPr>
          <w:sz w:val="22"/>
          <w:szCs w:val="22"/>
          <w:lang w:val="uk-UA"/>
        </w:rPr>
        <w:t xml:space="preserve"> від фактичного залишку заборгованості за Кредитом на останній </w:t>
      </w:r>
      <w:r w:rsidR="000C7842" w:rsidRPr="00F30F13">
        <w:rPr>
          <w:sz w:val="22"/>
          <w:szCs w:val="22"/>
          <w:lang w:val="uk-UA"/>
        </w:rPr>
        <w:t xml:space="preserve">Операційний </w:t>
      </w:r>
      <w:r w:rsidRPr="00F30F13">
        <w:rPr>
          <w:sz w:val="22"/>
          <w:szCs w:val="22"/>
          <w:lang w:val="uk-UA"/>
        </w:rPr>
        <w:t xml:space="preserve">день кожного місяця. Комісійна винагорода нараховується Банком в останній </w:t>
      </w:r>
      <w:r w:rsidR="000C7842" w:rsidRPr="00F30F13">
        <w:rPr>
          <w:sz w:val="22"/>
          <w:szCs w:val="22"/>
          <w:lang w:val="uk-UA"/>
        </w:rPr>
        <w:t xml:space="preserve">Операційний </w:t>
      </w:r>
      <w:r w:rsidRPr="00F30F13">
        <w:rPr>
          <w:sz w:val="22"/>
          <w:szCs w:val="22"/>
          <w:lang w:val="uk-UA"/>
        </w:rPr>
        <w:t xml:space="preserve">день кожного місяця незалежно від кількості днів в розрахунковому (платіжному) періоді та підлягає сплаті Позичальником в дату здійснення чергового платежу за цим Договором в наступному місяці. Комісійна винагорода за обслуговування Кредиту нараховується Банком за неповний місяць обслуговування Кредиту, в якому було надано Кредит, та не нараховується за неповний місяць обслуговування Кредиту, в якому Кредит має бути погашений. </w:t>
      </w:r>
      <w:r w:rsidR="00D23BD9" w:rsidRPr="00F30F13">
        <w:rPr>
          <w:sz w:val="22"/>
          <w:szCs w:val="22"/>
          <w:lang w:val="uk-UA"/>
        </w:rPr>
        <w:t>Розмір комісійної винагороди встановлений цим підпунктом залишається незмінним.</w:t>
      </w:r>
    </w:p>
    <w:p w:rsidR="00F36F87" w:rsidRDefault="00F36F87" w:rsidP="00B352D2">
      <w:pPr>
        <w:pStyle w:val="af4"/>
        <w:tabs>
          <w:tab w:val="left" w:pos="284"/>
        </w:tabs>
        <w:ind w:left="284"/>
        <w:jc w:val="both"/>
        <w:rPr>
          <w:rFonts w:ascii="Times New Roman" w:hAnsi="Times New Roman"/>
          <w:lang w:val="uk-UA"/>
        </w:rPr>
      </w:pPr>
    </w:p>
    <w:p w:rsidR="00BC6628" w:rsidRPr="007B7584" w:rsidRDefault="00BC6628" w:rsidP="00B352D2">
      <w:pPr>
        <w:pStyle w:val="af4"/>
        <w:tabs>
          <w:tab w:val="left" w:pos="284"/>
        </w:tabs>
        <w:ind w:left="284"/>
        <w:jc w:val="both"/>
        <w:rPr>
          <w:rFonts w:ascii="Times New Roman" w:hAnsi="Times New Roman"/>
          <w:lang w:val="en-US"/>
        </w:rPr>
      </w:pPr>
    </w:p>
    <w:p w:rsidR="00BC6628" w:rsidRPr="00F30F13" w:rsidRDefault="00BC6628" w:rsidP="00B352D2">
      <w:pPr>
        <w:pStyle w:val="af4"/>
        <w:tabs>
          <w:tab w:val="left" w:pos="284"/>
        </w:tabs>
        <w:ind w:left="284"/>
        <w:jc w:val="both"/>
        <w:rPr>
          <w:rFonts w:ascii="Times New Roman" w:hAnsi="Times New Roman"/>
          <w:lang w:val="uk-UA"/>
        </w:rPr>
      </w:pPr>
    </w:p>
    <w:p w:rsidR="00F17670" w:rsidRPr="00F30F13" w:rsidRDefault="00F17670" w:rsidP="00011A26">
      <w:pPr>
        <w:numPr>
          <w:ilvl w:val="0"/>
          <w:numId w:val="50"/>
        </w:numPr>
        <w:ind w:hanging="720"/>
        <w:jc w:val="center"/>
        <w:rPr>
          <w:b/>
          <w:sz w:val="24"/>
          <w:szCs w:val="24"/>
          <w:lang w:val="uk-UA"/>
        </w:rPr>
      </w:pPr>
      <w:r w:rsidRPr="00F30F13">
        <w:rPr>
          <w:b/>
          <w:sz w:val="24"/>
          <w:szCs w:val="24"/>
          <w:lang w:val="uk-UA"/>
        </w:rPr>
        <w:t>Порядок виконання Договору</w:t>
      </w:r>
    </w:p>
    <w:p w:rsidR="00F17670" w:rsidRPr="00F30F13" w:rsidRDefault="00F17670" w:rsidP="00011A26">
      <w:pPr>
        <w:numPr>
          <w:ilvl w:val="1"/>
          <w:numId w:val="21"/>
        </w:numPr>
        <w:ind w:left="567" w:hanging="567"/>
        <w:jc w:val="both"/>
        <w:rPr>
          <w:b/>
          <w:sz w:val="22"/>
          <w:szCs w:val="22"/>
          <w:lang w:val="uk-UA"/>
        </w:rPr>
      </w:pPr>
      <w:r w:rsidRPr="00F30F13">
        <w:rPr>
          <w:b/>
          <w:sz w:val="22"/>
          <w:szCs w:val="22"/>
          <w:lang w:val="uk-UA"/>
        </w:rPr>
        <w:t>Умови надання Кредиту</w:t>
      </w:r>
    </w:p>
    <w:p w:rsidR="00F17670" w:rsidRPr="00F30F13" w:rsidRDefault="00F17670" w:rsidP="00011A26">
      <w:pPr>
        <w:numPr>
          <w:ilvl w:val="2"/>
          <w:numId w:val="21"/>
        </w:numPr>
        <w:tabs>
          <w:tab w:val="left" w:pos="851"/>
        </w:tabs>
        <w:ind w:left="284" w:firstLine="0"/>
        <w:jc w:val="both"/>
        <w:rPr>
          <w:sz w:val="22"/>
          <w:szCs w:val="22"/>
          <w:lang w:val="uk-UA"/>
        </w:rPr>
      </w:pPr>
      <w:r w:rsidRPr="00F30F13">
        <w:rPr>
          <w:sz w:val="22"/>
          <w:szCs w:val="22"/>
          <w:lang w:val="uk-UA"/>
        </w:rPr>
        <w:t>Банк надає Кредит протягом</w:t>
      </w:r>
      <w:r w:rsidRPr="00F30F13">
        <w:rPr>
          <w:color w:val="0000FF"/>
          <w:sz w:val="22"/>
          <w:szCs w:val="22"/>
          <w:lang w:val="uk-UA"/>
        </w:rPr>
        <w:t xml:space="preserve"> </w:t>
      </w:r>
      <w:r w:rsidRPr="00F30F13">
        <w:rPr>
          <w:sz w:val="22"/>
          <w:szCs w:val="22"/>
          <w:lang w:val="uk-UA"/>
        </w:rPr>
        <w:t xml:space="preserve">одного </w:t>
      </w:r>
      <w:r w:rsidR="000C7842" w:rsidRPr="00F30F13">
        <w:rPr>
          <w:sz w:val="22"/>
          <w:szCs w:val="22"/>
          <w:lang w:val="uk-UA"/>
        </w:rPr>
        <w:t xml:space="preserve">Операційного </w:t>
      </w:r>
      <w:r w:rsidRPr="00F30F13">
        <w:rPr>
          <w:sz w:val="22"/>
          <w:szCs w:val="22"/>
          <w:lang w:val="uk-UA"/>
        </w:rPr>
        <w:t>дня з моменту виконання Позичальником</w:t>
      </w:r>
      <w:r w:rsidR="001358E5" w:rsidRPr="00F30F13">
        <w:rPr>
          <w:sz w:val="22"/>
          <w:szCs w:val="22"/>
          <w:lang w:val="uk-UA"/>
        </w:rPr>
        <w:t xml:space="preserve"> та Заставодавцем </w:t>
      </w:r>
      <w:r w:rsidRPr="00F30F13">
        <w:rPr>
          <w:sz w:val="22"/>
          <w:szCs w:val="22"/>
          <w:lang w:val="uk-UA"/>
        </w:rPr>
        <w:t xml:space="preserve"> всіх наведених нижче Умов надання Кредиту:</w:t>
      </w:r>
    </w:p>
    <w:p w:rsidR="00F17670" w:rsidRPr="00F30F13" w:rsidRDefault="00CE7FAE" w:rsidP="00B352D2">
      <w:pPr>
        <w:shd w:val="clear" w:color="auto" w:fill="E7E6E6" w:themeFill="background2"/>
        <w:ind w:left="360"/>
        <w:jc w:val="both"/>
        <w:rPr>
          <w:color w:val="FF0000"/>
          <w:sz w:val="22"/>
          <w:szCs w:val="22"/>
          <w:lang w:val="uk-UA"/>
        </w:rPr>
      </w:pPr>
      <w:r w:rsidRPr="00F30F13">
        <w:rPr>
          <w:b/>
          <w:i/>
          <w:iCs/>
          <w:color w:val="FF0000"/>
          <w:sz w:val="22"/>
          <w:szCs w:val="22"/>
          <w:lang w:val="uk-UA"/>
        </w:rPr>
        <w:t>У</w:t>
      </w:r>
      <w:r w:rsidR="00F17670" w:rsidRPr="00F30F13">
        <w:rPr>
          <w:i/>
          <w:iCs/>
          <w:color w:val="FF0000"/>
          <w:sz w:val="22"/>
          <w:szCs w:val="22"/>
          <w:lang w:val="uk-UA"/>
        </w:rPr>
        <w:t xml:space="preserve"> випадках</w:t>
      </w:r>
      <w:r w:rsidR="00011A26" w:rsidRPr="00F30F13">
        <w:rPr>
          <w:i/>
          <w:iCs/>
          <w:color w:val="FF0000"/>
          <w:sz w:val="22"/>
          <w:szCs w:val="22"/>
          <w:lang w:val="uk-UA"/>
        </w:rPr>
        <w:t xml:space="preserve"> </w:t>
      </w:r>
      <w:r w:rsidR="00095ACB" w:rsidRPr="00F30F13">
        <w:rPr>
          <w:i/>
          <w:iCs/>
          <w:color w:val="FF0000"/>
          <w:sz w:val="22"/>
          <w:szCs w:val="22"/>
          <w:lang w:val="uk-UA"/>
        </w:rPr>
        <w:t xml:space="preserve">коли договір </w:t>
      </w:r>
      <w:r w:rsidR="004726A8" w:rsidRPr="00F30F13">
        <w:rPr>
          <w:i/>
          <w:iCs/>
          <w:color w:val="FF0000"/>
          <w:sz w:val="22"/>
          <w:szCs w:val="22"/>
          <w:lang w:val="uk-UA"/>
        </w:rPr>
        <w:t>застави</w:t>
      </w:r>
      <w:r w:rsidR="00095ACB" w:rsidRPr="00F30F13">
        <w:rPr>
          <w:i/>
          <w:iCs/>
          <w:color w:val="FF0000"/>
          <w:sz w:val="22"/>
          <w:szCs w:val="22"/>
          <w:lang w:val="uk-UA"/>
        </w:rPr>
        <w:t xml:space="preserve"> відповідно до положень Банківського продукту </w:t>
      </w:r>
      <w:r w:rsidR="000C026B" w:rsidRPr="00F30F13">
        <w:rPr>
          <w:i/>
          <w:iCs/>
          <w:color w:val="FF0000"/>
          <w:sz w:val="22"/>
          <w:szCs w:val="22"/>
          <w:lang w:val="uk-UA"/>
        </w:rPr>
        <w:t xml:space="preserve">або рішення </w:t>
      </w:r>
      <w:r w:rsidR="004726A8" w:rsidRPr="00F30F13">
        <w:rPr>
          <w:i/>
          <w:iCs/>
          <w:color w:val="FF0000"/>
          <w:sz w:val="22"/>
          <w:szCs w:val="22"/>
          <w:lang w:val="uk-UA"/>
        </w:rPr>
        <w:t>уповноваженого</w:t>
      </w:r>
      <w:r w:rsidR="000C026B" w:rsidRPr="00F30F13">
        <w:rPr>
          <w:i/>
          <w:iCs/>
          <w:color w:val="FF0000"/>
          <w:sz w:val="22"/>
          <w:szCs w:val="22"/>
          <w:lang w:val="uk-UA"/>
        </w:rPr>
        <w:t xml:space="preserve"> колегіального органу про надання кредиту </w:t>
      </w:r>
      <w:r w:rsidR="00095ACB" w:rsidRPr="00F30F13">
        <w:rPr>
          <w:i/>
          <w:iCs/>
          <w:color w:val="FF0000"/>
          <w:sz w:val="22"/>
          <w:szCs w:val="22"/>
          <w:lang w:val="uk-UA"/>
        </w:rPr>
        <w:t>підляг</w:t>
      </w:r>
      <w:r w:rsidR="00C773FB" w:rsidRPr="00F30F13">
        <w:rPr>
          <w:i/>
          <w:iCs/>
          <w:color w:val="FF0000"/>
          <w:sz w:val="22"/>
          <w:szCs w:val="22"/>
          <w:lang w:val="uk-UA"/>
        </w:rPr>
        <w:t>а</w:t>
      </w:r>
      <w:r w:rsidR="00095ACB" w:rsidRPr="00F30F13">
        <w:rPr>
          <w:i/>
          <w:iCs/>
          <w:color w:val="FF0000"/>
          <w:sz w:val="22"/>
          <w:szCs w:val="22"/>
          <w:lang w:val="uk-UA"/>
        </w:rPr>
        <w:t xml:space="preserve">є обов’язковому нотаріальному  </w:t>
      </w:r>
      <w:r w:rsidR="004726A8" w:rsidRPr="00F30F13">
        <w:rPr>
          <w:i/>
          <w:iCs/>
          <w:color w:val="FF0000"/>
          <w:sz w:val="22"/>
          <w:szCs w:val="22"/>
          <w:lang w:val="uk-UA"/>
        </w:rPr>
        <w:t>посвідченню, підпункт</w:t>
      </w:r>
      <w:r w:rsidR="004B0C9B" w:rsidRPr="00F30F13">
        <w:rPr>
          <w:i/>
          <w:iCs/>
          <w:color w:val="FF0000"/>
          <w:sz w:val="22"/>
          <w:szCs w:val="22"/>
          <w:lang w:val="uk-UA"/>
        </w:rPr>
        <w:t xml:space="preserve"> 3.1.1  договору</w:t>
      </w:r>
      <w:r w:rsidRPr="00F30F13">
        <w:rPr>
          <w:i/>
          <w:iCs/>
          <w:color w:val="FF0000"/>
          <w:sz w:val="22"/>
          <w:szCs w:val="22"/>
          <w:lang w:val="uk-UA"/>
        </w:rPr>
        <w:t xml:space="preserve"> доповнюється таким буллітом</w:t>
      </w:r>
      <w:r w:rsidR="00F17670" w:rsidRPr="00F30F13">
        <w:rPr>
          <w:i/>
          <w:iCs/>
          <w:color w:val="FF0000"/>
          <w:sz w:val="22"/>
          <w:szCs w:val="22"/>
          <w:lang w:val="uk-UA"/>
        </w:rPr>
        <w:t>:</w:t>
      </w:r>
    </w:p>
    <w:p w:rsidR="00F17670"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Укладення </w:t>
      </w:r>
      <w:r w:rsidR="001358E5" w:rsidRPr="00F30F13">
        <w:rPr>
          <w:rFonts w:ascii="Times New Roman" w:hAnsi="Times New Roman"/>
          <w:iCs/>
          <w:lang w:val="uk-UA"/>
        </w:rPr>
        <w:t>із Заставодавцем</w:t>
      </w:r>
      <w:r w:rsidRPr="00F30F13">
        <w:rPr>
          <w:rFonts w:ascii="Times New Roman" w:hAnsi="Times New Roman"/>
          <w:iCs/>
          <w:lang w:val="uk-UA"/>
        </w:rPr>
        <w:t xml:space="preserve"> нотаріально посвідченого договору застави Транспортного засобу, який передається  в якості забезпечення виконання зобов’язань за цим Договором та отримання Банком витягів з Державного реєстру обтяжень рухомого майна на підтвердження фактів державної реєстрації обтяження Банком Транспортного засобу, переданого в заставу за вказаним договором застави, та першочергової пріоритетності запису Банку у  зазначеному реєстрі.</w:t>
      </w:r>
    </w:p>
    <w:p w:rsidR="00E83C6A" w:rsidRPr="00F30F13" w:rsidRDefault="00E83C6A" w:rsidP="00B352D2">
      <w:pPr>
        <w:tabs>
          <w:tab w:val="left" w:pos="1843"/>
          <w:tab w:val="left" w:pos="2410"/>
        </w:tabs>
        <w:ind w:left="1134"/>
        <w:jc w:val="both"/>
        <w:rPr>
          <w:iCs/>
          <w:sz w:val="22"/>
          <w:szCs w:val="22"/>
          <w:lang w:val="uk-UA"/>
        </w:rPr>
      </w:pPr>
    </w:p>
    <w:p w:rsidR="00011A26" w:rsidRPr="00F30F13" w:rsidRDefault="00CE7FAE" w:rsidP="00B352D2">
      <w:pPr>
        <w:shd w:val="clear" w:color="auto" w:fill="E7E6E6" w:themeFill="background2"/>
        <w:ind w:left="360"/>
        <w:jc w:val="both"/>
        <w:rPr>
          <w:color w:val="FF0000"/>
          <w:sz w:val="22"/>
          <w:szCs w:val="22"/>
          <w:lang w:val="uk-UA"/>
        </w:rPr>
      </w:pPr>
      <w:r w:rsidRPr="00F30F13">
        <w:rPr>
          <w:i/>
          <w:iCs/>
          <w:color w:val="FF0000"/>
          <w:sz w:val="22"/>
          <w:szCs w:val="22"/>
          <w:u w:val="single"/>
          <w:lang w:val="uk-UA"/>
        </w:rPr>
        <w:t>У</w:t>
      </w:r>
      <w:r w:rsidR="00011A26" w:rsidRPr="00F30F13">
        <w:rPr>
          <w:i/>
          <w:iCs/>
          <w:color w:val="FF0000"/>
          <w:sz w:val="22"/>
          <w:szCs w:val="22"/>
          <w:lang w:val="uk-UA"/>
        </w:rPr>
        <w:t xml:space="preserve"> </w:t>
      </w:r>
      <w:r w:rsidR="00095ACB" w:rsidRPr="00F30F13">
        <w:rPr>
          <w:i/>
          <w:iCs/>
          <w:color w:val="FF0000"/>
          <w:sz w:val="22"/>
          <w:szCs w:val="22"/>
          <w:lang w:val="uk-UA"/>
        </w:rPr>
        <w:t xml:space="preserve">випадках, коли договір </w:t>
      </w:r>
      <w:r w:rsidR="004726A8" w:rsidRPr="00F30F13">
        <w:rPr>
          <w:i/>
          <w:iCs/>
          <w:color w:val="FF0000"/>
          <w:sz w:val="22"/>
          <w:szCs w:val="22"/>
          <w:lang w:val="uk-UA"/>
        </w:rPr>
        <w:t>застави</w:t>
      </w:r>
      <w:r w:rsidR="00095ACB" w:rsidRPr="00F30F13">
        <w:rPr>
          <w:i/>
          <w:iCs/>
          <w:color w:val="FF0000"/>
          <w:sz w:val="22"/>
          <w:szCs w:val="22"/>
          <w:lang w:val="uk-UA"/>
        </w:rPr>
        <w:t xml:space="preserve"> відповідно до положень Банківського продукту </w:t>
      </w:r>
      <w:r w:rsidR="000C026B" w:rsidRPr="00F30F13">
        <w:rPr>
          <w:i/>
          <w:iCs/>
          <w:color w:val="FF0000"/>
          <w:sz w:val="22"/>
          <w:szCs w:val="22"/>
          <w:lang w:val="uk-UA"/>
        </w:rPr>
        <w:t xml:space="preserve">або рішення </w:t>
      </w:r>
      <w:r w:rsidR="004726A8" w:rsidRPr="00F30F13">
        <w:rPr>
          <w:i/>
          <w:iCs/>
          <w:color w:val="FF0000"/>
          <w:sz w:val="22"/>
          <w:szCs w:val="22"/>
          <w:lang w:val="uk-UA"/>
        </w:rPr>
        <w:t>уповноваженого</w:t>
      </w:r>
      <w:r w:rsidR="000C026B" w:rsidRPr="00F30F13">
        <w:rPr>
          <w:i/>
          <w:iCs/>
          <w:color w:val="FF0000"/>
          <w:sz w:val="22"/>
          <w:szCs w:val="22"/>
          <w:lang w:val="uk-UA"/>
        </w:rPr>
        <w:t xml:space="preserve"> колегіального органу про надання кредиту </w:t>
      </w:r>
      <w:r w:rsidR="00095ACB" w:rsidRPr="00F30F13">
        <w:rPr>
          <w:i/>
          <w:iCs/>
          <w:color w:val="FF0000"/>
          <w:sz w:val="22"/>
          <w:szCs w:val="22"/>
          <w:lang w:val="uk-UA"/>
        </w:rPr>
        <w:t>не підляг</w:t>
      </w:r>
      <w:r w:rsidR="00C773FB" w:rsidRPr="00F30F13">
        <w:rPr>
          <w:i/>
          <w:iCs/>
          <w:color w:val="FF0000"/>
          <w:sz w:val="22"/>
          <w:szCs w:val="22"/>
          <w:lang w:val="uk-UA"/>
        </w:rPr>
        <w:t>а</w:t>
      </w:r>
      <w:r w:rsidR="00095ACB" w:rsidRPr="00F30F13">
        <w:rPr>
          <w:i/>
          <w:iCs/>
          <w:color w:val="FF0000"/>
          <w:sz w:val="22"/>
          <w:szCs w:val="22"/>
          <w:lang w:val="uk-UA"/>
        </w:rPr>
        <w:t xml:space="preserve">є обов’язковому нотаріальному </w:t>
      </w:r>
      <w:r w:rsidR="00011A26" w:rsidRPr="00F30F13">
        <w:rPr>
          <w:i/>
          <w:iCs/>
          <w:color w:val="FF0000"/>
          <w:sz w:val="22"/>
          <w:szCs w:val="22"/>
          <w:lang w:val="uk-UA"/>
        </w:rPr>
        <w:t xml:space="preserve"> посвідченн</w:t>
      </w:r>
      <w:r w:rsidR="00095ACB" w:rsidRPr="00F30F13">
        <w:rPr>
          <w:i/>
          <w:iCs/>
          <w:color w:val="FF0000"/>
          <w:sz w:val="22"/>
          <w:szCs w:val="22"/>
          <w:lang w:val="uk-UA"/>
        </w:rPr>
        <w:t>ю</w:t>
      </w:r>
      <w:r w:rsidR="00333710" w:rsidRPr="00F30F13">
        <w:rPr>
          <w:i/>
          <w:iCs/>
          <w:color w:val="FF0000"/>
          <w:sz w:val="22"/>
          <w:szCs w:val="22"/>
          <w:lang w:val="uk-UA"/>
        </w:rPr>
        <w:t xml:space="preserve">, </w:t>
      </w:r>
      <w:r w:rsidR="004B0C9B" w:rsidRPr="00F30F13">
        <w:rPr>
          <w:i/>
          <w:iCs/>
          <w:color w:val="FF0000"/>
          <w:sz w:val="22"/>
          <w:szCs w:val="22"/>
          <w:lang w:val="uk-UA"/>
        </w:rPr>
        <w:t>підпункт 3.1.1 Договору</w:t>
      </w:r>
      <w:r w:rsidR="00333710" w:rsidRPr="00F30F13">
        <w:rPr>
          <w:i/>
          <w:iCs/>
          <w:color w:val="FF0000"/>
          <w:sz w:val="22"/>
          <w:szCs w:val="22"/>
          <w:lang w:val="uk-UA"/>
        </w:rPr>
        <w:t xml:space="preserve"> доповнюється таким буллітом</w:t>
      </w:r>
      <w:r w:rsidR="00011A26" w:rsidRPr="00F30F13">
        <w:rPr>
          <w:i/>
          <w:iCs/>
          <w:color w:val="FF0000"/>
          <w:sz w:val="22"/>
          <w:szCs w:val="22"/>
          <w:lang w:val="uk-UA"/>
        </w:rPr>
        <w:t>:</w:t>
      </w:r>
    </w:p>
    <w:p w:rsidR="00011A26" w:rsidRPr="00F30F13" w:rsidRDefault="00011A26"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Укладення </w:t>
      </w:r>
      <w:r w:rsidR="00A274A4" w:rsidRPr="00F30F13">
        <w:rPr>
          <w:rFonts w:ascii="Times New Roman" w:hAnsi="Times New Roman"/>
          <w:iCs/>
          <w:lang w:val="uk-UA"/>
        </w:rPr>
        <w:t>із Заставодавцем</w:t>
      </w:r>
      <w:r w:rsidRPr="00F30F13">
        <w:rPr>
          <w:rFonts w:ascii="Times New Roman" w:hAnsi="Times New Roman"/>
          <w:iCs/>
          <w:lang w:val="uk-UA"/>
        </w:rPr>
        <w:t xml:space="preserve"> договору застави Транспортного засобу, який передається  в якості забезпечення виконання зобов’язань за цим Договором та отримання Банком витягів з Державного реєстру обтяжень рухомого майна на підтвердження фактів державної реєстрації обтяження Банком Транспортного засобу, переданого в заставу за вказаним договором застави, та першочергової пріоритетності запису Банку у  зазначеному реєстрі.</w:t>
      </w:r>
    </w:p>
    <w:p w:rsidR="00011A26" w:rsidRPr="00F30F13" w:rsidRDefault="00011A26" w:rsidP="00B352D2">
      <w:pPr>
        <w:tabs>
          <w:tab w:val="left" w:pos="1843"/>
          <w:tab w:val="left" w:pos="2410"/>
        </w:tabs>
        <w:ind w:left="1134"/>
        <w:jc w:val="both"/>
        <w:rPr>
          <w:iCs/>
          <w:sz w:val="22"/>
          <w:szCs w:val="22"/>
          <w:lang w:val="uk-UA"/>
        </w:rPr>
      </w:pPr>
    </w:p>
    <w:p w:rsidR="003D3A94" w:rsidRPr="00F30F13" w:rsidRDefault="00333710" w:rsidP="00B352D2">
      <w:pPr>
        <w:shd w:val="clear" w:color="auto" w:fill="E7E6E6" w:themeFill="background2"/>
        <w:tabs>
          <w:tab w:val="left" w:pos="2127"/>
          <w:tab w:val="left" w:pos="2410"/>
        </w:tabs>
        <w:ind w:left="284"/>
        <w:jc w:val="both"/>
        <w:rPr>
          <w:sz w:val="22"/>
          <w:szCs w:val="22"/>
          <w:lang w:val="uk-UA"/>
        </w:rPr>
      </w:pPr>
      <w:r w:rsidRPr="00F30F13">
        <w:rPr>
          <w:b/>
          <w:i/>
          <w:color w:val="FF0000"/>
          <w:sz w:val="22"/>
          <w:szCs w:val="22"/>
          <w:u w:val="single"/>
          <w:lang w:val="uk-UA"/>
        </w:rPr>
        <w:t>Д</w:t>
      </w:r>
      <w:r w:rsidR="003D3A94" w:rsidRPr="00F30F13">
        <w:rPr>
          <w:b/>
          <w:i/>
          <w:color w:val="FF0000"/>
          <w:sz w:val="22"/>
          <w:szCs w:val="22"/>
          <w:u w:val="single"/>
          <w:lang w:val="uk-UA"/>
        </w:rPr>
        <w:t xml:space="preserve">ля випадку, коли  </w:t>
      </w:r>
      <w:r w:rsidR="005C7580" w:rsidRPr="00F30F13">
        <w:rPr>
          <w:b/>
          <w:i/>
          <w:color w:val="FF0000"/>
          <w:sz w:val="22"/>
          <w:szCs w:val="22"/>
          <w:u w:val="single"/>
          <w:lang w:val="uk-UA"/>
        </w:rPr>
        <w:t>в заставу Банку передаються майнові права на Транспортний засіб</w:t>
      </w:r>
      <w:r w:rsidR="00A835DD" w:rsidRPr="00F30F13">
        <w:rPr>
          <w:b/>
          <w:i/>
          <w:color w:val="FF0000"/>
          <w:sz w:val="22"/>
          <w:szCs w:val="22"/>
          <w:u w:val="single"/>
          <w:lang w:val="uk-UA"/>
        </w:rPr>
        <w:t>,</w:t>
      </w:r>
      <w:r w:rsidR="00A835DD" w:rsidRPr="00F30F13">
        <w:rPr>
          <w:i/>
          <w:iCs/>
          <w:color w:val="FF0000"/>
          <w:sz w:val="22"/>
          <w:szCs w:val="22"/>
          <w:lang w:val="uk-UA"/>
        </w:rPr>
        <w:t xml:space="preserve"> коли договір </w:t>
      </w:r>
      <w:r w:rsidR="004726A8" w:rsidRPr="00F30F13">
        <w:rPr>
          <w:i/>
          <w:iCs/>
          <w:color w:val="FF0000"/>
          <w:sz w:val="22"/>
          <w:szCs w:val="22"/>
          <w:lang w:val="uk-UA"/>
        </w:rPr>
        <w:t>застави</w:t>
      </w:r>
      <w:r w:rsidR="00A835DD" w:rsidRPr="00F30F13">
        <w:rPr>
          <w:i/>
          <w:iCs/>
          <w:color w:val="FF0000"/>
          <w:sz w:val="22"/>
          <w:szCs w:val="22"/>
          <w:lang w:val="uk-UA"/>
        </w:rPr>
        <w:t xml:space="preserve"> відповідно до положень Банківського продукту </w:t>
      </w:r>
      <w:r w:rsidR="002C7E03" w:rsidRPr="00F30F13">
        <w:rPr>
          <w:i/>
          <w:iCs/>
          <w:color w:val="FF0000"/>
          <w:sz w:val="22"/>
          <w:szCs w:val="22"/>
          <w:lang w:val="uk-UA"/>
        </w:rPr>
        <w:t xml:space="preserve">або рішення </w:t>
      </w:r>
      <w:r w:rsidR="004726A8" w:rsidRPr="00F30F13">
        <w:rPr>
          <w:i/>
          <w:iCs/>
          <w:color w:val="FF0000"/>
          <w:sz w:val="22"/>
          <w:szCs w:val="22"/>
          <w:lang w:val="uk-UA"/>
        </w:rPr>
        <w:t>уповноваженого</w:t>
      </w:r>
      <w:r w:rsidR="002C7E03" w:rsidRPr="00F30F13">
        <w:rPr>
          <w:i/>
          <w:iCs/>
          <w:color w:val="FF0000"/>
          <w:sz w:val="22"/>
          <w:szCs w:val="22"/>
          <w:lang w:val="uk-UA"/>
        </w:rPr>
        <w:t xml:space="preserve"> колегіального органу про надання кредиту </w:t>
      </w:r>
      <w:r w:rsidR="00A835DD" w:rsidRPr="00F30F13">
        <w:rPr>
          <w:i/>
          <w:iCs/>
          <w:color w:val="FF0000"/>
          <w:sz w:val="22"/>
          <w:szCs w:val="22"/>
          <w:lang w:val="uk-UA"/>
        </w:rPr>
        <w:t>підляг</w:t>
      </w:r>
      <w:r w:rsidR="00390D6D" w:rsidRPr="00F30F13">
        <w:rPr>
          <w:i/>
          <w:iCs/>
          <w:color w:val="FF0000"/>
          <w:sz w:val="22"/>
          <w:szCs w:val="22"/>
          <w:lang w:val="uk-UA"/>
        </w:rPr>
        <w:t>а</w:t>
      </w:r>
      <w:r w:rsidR="00A835DD" w:rsidRPr="00F30F13">
        <w:rPr>
          <w:i/>
          <w:iCs/>
          <w:color w:val="FF0000"/>
          <w:sz w:val="22"/>
          <w:szCs w:val="22"/>
          <w:lang w:val="uk-UA"/>
        </w:rPr>
        <w:t>є обов’язковому нотаріальному</w:t>
      </w:r>
      <w:r w:rsidR="003D3A94" w:rsidRPr="00F30F13">
        <w:rPr>
          <w:b/>
          <w:i/>
          <w:color w:val="FF0000"/>
          <w:sz w:val="22"/>
          <w:szCs w:val="22"/>
          <w:u w:val="single"/>
          <w:lang w:val="uk-UA"/>
        </w:rPr>
        <w:t xml:space="preserve"> </w:t>
      </w:r>
      <w:r w:rsidR="004D57B3" w:rsidRPr="00F30F13">
        <w:rPr>
          <w:i/>
          <w:iCs/>
          <w:color w:val="FF0000"/>
          <w:sz w:val="22"/>
          <w:szCs w:val="22"/>
          <w:lang w:val="uk-UA"/>
        </w:rPr>
        <w:t>посвідченню</w:t>
      </w:r>
      <w:r w:rsidRPr="00F30F13">
        <w:rPr>
          <w:i/>
          <w:iCs/>
          <w:color w:val="FF0000"/>
          <w:sz w:val="22"/>
          <w:szCs w:val="22"/>
          <w:lang w:val="uk-UA"/>
        </w:rPr>
        <w:t xml:space="preserve">, </w:t>
      </w:r>
      <w:r w:rsidR="004B0C9B" w:rsidRPr="00F30F13">
        <w:rPr>
          <w:i/>
          <w:iCs/>
          <w:color w:val="FF0000"/>
          <w:sz w:val="22"/>
          <w:szCs w:val="22"/>
          <w:lang w:val="uk-UA"/>
        </w:rPr>
        <w:t>підпункт 3.1.1 цього Договору</w:t>
      </w:r>
      <w:r w:rsidRPr="00F30F13">
        <w:rPr>
          <w:i/>
          <w:iCs/>
          <w:color w:val="FF0000"/>
          <w:sz w:val="22"/>
          <w:szCs w:val="22"/>
          <w:lang w:val="uk-UA"/>
        </w:rPr>
        <w:t xml:space="preserve"> доповнюється таким буллітом</w:t>
      </w:r>
      <w:r w:rsidR="003D3A94" w:rsidRPr="00F30F13">
        <w:rPr>
          <w:b/>
          <w:i/>
          <w:color w:val="FF0000"/>
          <w:sz w:val="22"/>
          <w:szCs w:val="22"/>
          <w:u w:val="single"/>
          <w:lang w:val="uk-UA"/>
        </w:rPr>
        <w:t>:</w:t>
      </w:r>
    </w:p>
    <w:p w:rsidR="003D3A94" w:rsidRPr="00F30F13" w:rsidRDefault="003D3A94" w:rsidP="00B352D2">
      <w:pPr>
        <w:tabs>
          <w:tab w:val="left" w:pos="2127"/>
          <w:tab w:val="left" w:pos="2410"/>
        </w:tabs>
        <w:ind w:left="284"/>
        <w:jc w:val="both"/>
        <w:rPr>
          <w:iCs/>
          <w:sz w:val="22"/>
          <w:szCs w:val="22"/>
          <w:lang w:val="uk-UA"/>
        </w:rPr>
      </w:pPr>
    </w:p>
    <w:p w:rsidR="00F17670"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Укладення </w:t>
      </w:r>
      <w:r w:rsidR="00A274A4" w:rsidRPr="00F30F13">
        <w:rPr>
          <w:rFonts w:ascii="Times New Roman" w:hAnsi="Times New Roman"/>
          <w:iCs/>
          <w:lang w:val="uk-UA"/>
        </w:rPr>
        <w:t>із Заставодавцем</w:t>
      </w:r>
      <w:r w:rsidRPr="00F30F13">
        <w:rPr>
          <w:rFonts w:ascii="Times New Roman" w:hAnsi="Times New Roman"/>
          <w:iCs/>
          <w:lang w:val="uk-UA"/>
        </w:rPr>
        <w:t xml:space="preserve"> нотаріально посвідченого договору застави рухомого майна (майнових прав та транспортного засобу), яке передається в якості забезпечення виконання зобов’язань за цим Договором  та отримання Банком витягів з Державного реєстру обтяжень рухомого майна на підтвердження фактів державної реєстрації обтяження Банком Предмета застави, переданого в заставу за вказаним договором застави рухомого майна, та першочергової пріоритетності запису Банку у зазначеному реєстрі.</w:t>
      </w:r>
    </w:p>
    <w:p w:rsidR="00893724" w:rsidRPr="00F30F13" w:rsidRDefault="00893724" w:rsidP="00B352D2">
      <w:pPr>
        <w:tabs>
          <w:tab w:val="left" w:pos="1134"/>
          <w:tab w:val="left" w:pos="1843"/>
        </w:tabs>
        <w:ind w:left="1134"/>
        <w:jc w:val="both"/>
        <w:rPr>
          <w:iCs/>
          <w:sz w:val="22"/>
          <w:szCs w:val="22"/>
          <w:lang w:val="uk-UA"/>
        </w:rPr>
      </w:pPr>
    </w:p>
    <w:p w:rsidR="00011A26" w:rsidRPr="00F30F13" w:rsidRDefault="00333710" w:rsidP="00B352D2">
      <w:pPr>
        <w:shd w:val="clear" w:color="auto" w:fill="E7E6E6" w:themeFill="background2"/>
        <w:tabs>
          <w:tab w:val="left" w:pos="2127"/>
          <w:tab w:val="left" w:pos="2410"/>
        </w:tabs>
        <w:ind w:left="284"/>
        <w:jc w:val="both"/>
        <w:rPr>
          <w:sz w:val="22"/>
          <w:szCs w:val="22"/>
          <w:lang w:val="uk-UA"/>
        </w:rPr>
      </w:pPr>
      <w:r w:rsidRPr="00F30F13">
        <w:rPr>
          <w:i/>
          <w:iCs/>
          <w:color w:val="FF0000"/>
          <w:sz w:val="22"/>
          <w:szCs w:val="22"/>
          <w:u w:val="single"/>
          <w:lang w:val="uk-UA"/>
        </w:rPr>
        <w:t>Д</w:t>
      </w:r>
      <w:r w:rsidR="00011A26" w:rsidRPr="00F30F13">
        <w:rPr>
          <w:b/>
          <w:i/>
          <w:color w:val="FF0000"/>
          <w:sz w:val="22"/>
          <w:szCs w:val="22"/>
          <w:u w:val="single"/>
          <w:lang w:val="uk-UA"/>
        </w:rPr>
        <w:t xml:space="preserve">ля випадку, коли  </w:t>
      </w:r>
      <w:r w:rsidR="009C67F8" w:rsidRPr="00F30F13">
        <w:rPr>
          <w:b/>
          <w:i/>
          <w:color w:val="FF0000"/>
          <w:sz w:val="22"/>
          <w:szCs w:val="22"/>
          <w:u w:val="single"/>
          <w:lang w:val="uk-UA"/>
        </w:rPr>
        <w:t>в заставу Банку передаються майнові права на Транспортний засіб</w:t>
      </w:r>
      <w:r w:rsidR="00A835DD" w:rsidRPr="00F30F13">
        <w:rPr>
          <w:b/>
          <w:i/>
          <w:color w:val="FF0000"/>
          <w:sz w:val="22"/>
          <w:szCs w:val="22"/>
          <w:u w:val="single"/>
          <w:lang w:val="uk-UA"/>
        </w:rPr>
        <w:t>,</w:t>
      </w:r>
      <w:r w:rsidR="00A835DD" w:rsidRPr="00F30F13">
        <w:rPr>
          <w:i/>
          <w:iCs/>
          <w:color w:val="FF0000"/>
          <w:sz w:val="22"/>
          <w:szCs w:val="22"/>
          <w:lang w:val="uk-UA"/>
        </w:rPr>
        <w:t xml:space="preserve"> коли договір </w:t>
      </w:r>
      <w:r w:rsidR="004726A8" w:rsidRPr="00F30F13">
        <w:rPr>
          <w:i/>
          <w:iCs/>
          <w:color w:val="FF0000"/>
          <w:sz w:val="22"/>
          <w:szCs w:val="22"/>
          <w:lang w:val="uk-UA"/>
        </w:rPr>
        <w:t>застави</w:t>
      </w:r>
      <w:r w:rsidR="00A835DD" w:rsidRPr="00F30F13">
        <w:rPr>
          <w:i/>
          <w:iCs/>
          <w:color w:val="FF0000"/>
          <w:sz w:val="22"/>
          <w:szCs w:val="22"/>
          <w:lang w:val="uk-UA"/>
        </w:rPr>
        <w:t xml:space="preserve"> відповідно до положень Банківського продукту </w:t>
      </w:r>
      <w:r w:rsidR="000C026B" w:rsidRPr="00F30F13">
        <w:rPr>
          <w:i/>
          <w:iCs/>
          <w:color w:val="FF0000"/>
          <w:sz w:val="22"/>
          <w:szCs w:val="22"/>
          <w:lang w:val="uk-UA"/>
        </w:rPr>
        <w:t xml:space="preserve">або рішення </w:t>
      </w:r>
      <w:r w:rsidR="004726A8" w:rsidRPr="00F30F13">
        <w:rPr>
          <w:i/>
          <w:iCs/>
          <w:color w:val="FF0000"/>
          <w:sz w:val="22"/>
          <w:szCs w:val="22"/>
          <w:lang w:val="uk-UA"/>
        </w:rPr>
        <w:t>уповноваженого</w:t>
      </w:r>
      <w:r w:rsidR="000C026B" w:rsidRPr="00F30F13">
        <w:rPr>
          <w:i/>
          <w:iCs/>
          <w:color w:val="FF0000"/>
          <w:sz w:val="22"/>
          <w:szCs w:val="22"/>
          <w:lang w:val="uk-UA"/>
        </w:rPr>
        <w:t xml:space="preserve"> колегіального органу про надання кредиту </w:t>
      </w:r>
      <w:r w:rsidR="00A835DD" w:rsidRPr="00F30F13">
        <w:rPr>
          <w:i/>
          <w:iCs/>
          <w:color w:val="FF0000"/>
          <w:sz w:val="22"/>
          <w:szCs w:val="22"/>
          <w:lang w:val="uk-UA"/>
        </w:rPr>
        <w:t>не підляг</w:t>
      </w:r>
      <w:r w:rsidR="00390D6D" w:rsidRPr="00F30F13">
        <w:rPr>
          <w:i/>
          <w:iCs/>
          <w:color w:val="FF0000"/>
          <w:sz w:val="22"/>
          <w:szCs w:val="22"/>
          <w:lang w:val="uk-UA"/>
        </w:rPr>
        <w:t>а</w:t>
      </w:r>
      <w:r w:rsidR="00A835DD" w:rsidRPr="00F30F13">
        <w:rPr>
          <w:i/>
          <w:iCs/>
          <w:color w:val="FF0000"/>
          <w:sz w:val="22"/>
          <w:szCs w:val="22"/>
          <w:lang w:val="uk-UA"/>
        </w:rPr>
        <w:t>є обов’язковому нотаріальному</w:t>
      </w:r>
      <w:r w:rsidR="000D3625" w:rsidRPr="00F30F13">
        <w:rPr>
          <w:b/>
          <w:i/>
          <w:color w:val="FF0000"/>
          <w:sz w:val="22"/>
          <w:szCs w:val="22"/>
          <w:u w:val="single"/>
          <w:lang w:val="uk-UA"/>
        </w:rPr>
        <w:t xml:space="preserve"> </w:t>
      </w:r>
      <w:r w:rsidR="004D57B3" w:rsidRPr="00F30F13">
        <w:rPr>
          <w:i/>
          <w:iCs/>
          <w:color w:val="FF0000"/>
          <w:sz w:val="22"/>
          <w:szCs w:val="22"/>
          <w:lang w:val="uk-UA"/>
        </w:rPr>
        <w:t>посвідченню</w:t>
      </w:r>
      <w:r w:rsidRPr="00F30F13">
        <w:rPr>
          <w:i/>
          <w:iCs/>
          <w:color w:val="FF0000"/>
          <w:sz w:val="22"/>
          <w:szCs w:val="22"/>
          <w:lang w:val="uk-UA"/>
        </w:rPr>
        <w:t xml:space="preserve">, </w:t>
      </w:r>
      <w:r w:rsidR="004B0C9B" w:rsidRPr="00F30F13">
        <w:rPr>
          <w:i/>
          <w:iCs/>
          <w:color w:val="FF0000"/>
          <w:sz w:val="22"/>
          <w:szCs w:val="22"/>
          <w:lang w:val="uk-UA"/>
        </w:rPr>
        <w:t>підпункт 3.1.1 Договору</w:t>
      </w:r>
      <w:r w:rsidRPr="00F30F13">
        <w:rPr>
          <w:i/>
          <w:iCs/>
          <w:color w:val="FF0000"/>
          <w:sz w:val="22"/>
          <w:szCs w:val="22"/>
          <w:lang w:val="uk-UA"/>
        </w:rPr>
        <w:t xml:space="preserve"> доповнюється таким буллітом</w:t>
      </w:r>
      <w:r w:rsidR="00011A26" w:rsidRPr="00F30F13">
        <w:rPr>
          <w:b/>
          <w:i/>
          <w:color w:val="FF0000"/>
          <w:sz w:val="22"/>
          <w:szCs w:val="22"/>
          <w:u w:val="single"/>
          <w:lang w:val="uk-UA"/>
        </w:rPr>
        <w:t>:</w:t>
      </w:r>
    </w:p>
    <w:p w:rsidR="00011A26" w:rsidRPr="00F30F13" w:rsidRDefault="00011A26" w:rsidP="00B352D2">
      <w:pPr>
        <w:tabs>
          <w:tab w:val="left" w:pos="2127"/>
          <w:tab w:val="left" w:pos="2410"/>
        </w:tabs>
        <w:ind w:left="284"/>
        <w:jc w:val="both"/>
        <w:rPr>
          <w:iCs/>
          <w:sz w:val="22"/>
          <w:szCs w:val="22"/>
          <w:lang w:val="uk-UA"/>
        </w:rPr>
      </w:pPr>
    </w:p>
    <w:p w:rsidR="00011A26" w:rsidRPr="00F30F13" w:rsidRDefault="00011A26"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Укладення </w:t>
      </w:r>
      <w:r w:rsidR="00A274A4" w:rsidRPr="00F30F13">
        <w:rPr>
          <w:rFonts w:ascii="Times New Roman" w:hAnsi="Times New Roman"/>
          <w:iCs/>
          <w:lang w:val="uk-UA"/>
        </w:rPr>
        <w:t>із Заставодавцем</w:t>
      </w:r>
      <w:r w:rsidRPr="00F30F13">
        <w:rPr>
          <w:rFonts w:ascii="Times New Roman" w:hAnsi="Times New Roman"/>
          <w:iCs/>
          <w:lang w:val="uk-UA"/>
        </w:rPr>
        <w:t xml:space="preserve"> договору застави рухомого майна (майнових прав та транспортного засобу), яке передається в якості забезпечення виконання зобов’язань за цим Договором  та отримання Банком витягів з Державного реєстру обтяжень рухомого майна на підтвердження фактів державної реєстрації обтяження Банком Предмета застави, переданого в заставу за вказаним договором застави рухомого майна, та першочергової пріоритетності запису Банку у зазначеному реєстрі.</w:t>
      </w:r>
    </w:p>
    <w:p w:rsidR="00011A26" w:rsidRPr="00F30F13" w:rsidRDefault="00011A26" w:rsidP="001358E5">
      <w:pPr>
        <w:tabs>
          <w:tab w:val="left" w:pos="1134"/>
          <w:tab w:val="left" w:pos="1843"/>
        </w:tabs>
        <w:ind w:left="1123"/>
        <w:jc w:val="both"/>
        <w:rPr>
          <w:iCs/>
          <w:sz w:val="22"/>
          <w:szCs w:val="22"/>
          <w:lang w:val="uk-UA"/>
        </w:rPr>
      </w:pPr>
    </w:p>
    <w:p w:rsidR="00F17670" w:rsidRPr="00F30F13" w:rsidRDefault="00333710" w:rsidP="00B352D2">
      <w:pPr>
        <w:shd w:val="clear" w:color="auto" w:fill="E7E6E6" w:themeFill="background2"/>
        <w:jc w:val="both"/>
        <w:rPr>
          <w:color w:val="FF0000"/>
          <w:sz w:val="22"/>
          <w:szCs w:val="22"/>
          <w:lang w:val="uk-UA"/>
        </w:rPr>
      </w:pPr>
      <w:r w:rsidRPr="00F30F13">
        <w:rPr>
          <w:b/>
          <w:i/>
          <w:iCs/>
          <w:color w:val="FF0000"/>
          <w:sz w:val="22"/>
          <w:szCs w:val="22"/>
          <w:lang w:val="uk-UA"/>
        </w:rPr>
        <w:t>У</w:t>
      </w:r>
      <w:r w:rsidR="00F17670" w:rsidRPr="00F30F13">
        <w:rPr>
          <w:i/>
          <w:iCs/>
          <w:color w:val="FF0000"/>
          <w:sz w:val="22"/>
          <w:szCs w:val="22"/>
          <w:lang w:val="uk-UA"/>
        </w:rPr>
        <w:t xml:space="preserve"> випадку укладення договору страхування на весь строк дії Кредитного договору</w:t>
      </w:r>
      <w:r w:rsidRPr="00F30F13">
        <w:rPr>
          <w:i/>
          <w:iCs/>
          <w:color w:val="FF0000"/>
          <w:sz w:val="22"/>
          <w:szCs w:val="22"/>
          <w:lang w:val="uk-UA"/>
        </w:rPr>
        <w:t xml:space="preserve">, </w:t>
      </w:r>
      <w:r w:rsidR="004B0C9B" w:rsidRPr="00F30F13">
        <w:rPr>
          <w:i/>
          <w:iCs/>
          <w:color w:val="FF0000"/>
          <w:sz w:val="22"/>
          <w:szCs w:val="22"/>
          <w:lang w:val="uk-UA"/>
        </w:rPr>
        <w:t>підпункт 3.1.1 Договору</w:t>
      </w:r>
      <w:r w:rsidRPr="00F30F13">
        <w:rPr>
          <w:i/>
          <w:iCs/>
          <w:color w:val="FF0000"/>
          <w:sz w:val="22"/>
          <w:szCs w:val="22"/>
          <w:lang w:val="uk-UA"/>
        </w:rPr>
        <w:t xml:space="preserve"> доповнюється таким буллітом</w:t>
      </w:r>
      <w:r w:rsidR="00F17670" w:rsidRPr="00F30F13">
        <w:rPr>
          <w:i/>
          <w:iCs/>
          <w:color w:val="FF0000"/>
          <w:sz w:val="22"/>
          <w:szCs w:val="22"/>
          <w:lang w:val="uk-UA"/>
        </w:rPr>
        <w:t>:</w:t>
      </w:r>
    </w:p>
    <w:p w:rsidR="00F17670"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Здійснення Позичальником</w:t>
      </w:r>
      <w:r w:rsidR="000E1D55" w:rsidRPr="00F30F13">
        <w:rPr>
          <w:rFonts w:ascii="Times New Roman" w:hAnsi="Times New Roman"/>
          <w:iCs/>
          <w:lang w:val="uk-UA"/>
        </w:rPr>
        <w:t xml:space="preserve"> або Заставодавцем</w:t>
      </w:r>
      <w:r w:rsidRPr="00F30F13">
        <w:rPr>
          <w:rFonts w:ascii="Times New Roman" w:hAnsi="Times New Roman"/>
          <w:iCs/>
          <w:lang w:val="uk-UA"/>
        </w:rPr>
        <w:t xml:space="preserve"> страхування Предмету застави за пакетом «повне КАСКО» на користь Банку шляхом укладення договору страхування, строк дії якого повинен становити не менше строку дії відповідного Документу забезпечення (договору застави Транспортного засобу), із страховою компанією, яка перевірена Банком та відповідає вимогам Банку, та сплата Позичальником </w:t>
      </w:r>
      <w:r w:rsidR="000E1D55" w:rsidRPr="00F30F13">
        <w:rPr>
          <w:rFonts w:ascii="Times New Roman" w:hAnsi="Times New Roman"/>
          <w:iCs/>
          <w:lang w:val="uk-UA"/>
        </w:rPr>
        <w:t>або Заставодавцем</w:t>
      </w:r>
      <w:r w:rsidR="00A274A4" w:rsidRPr="00F30F13">
        <w:rPr>
          <w:rFonts w:ascii="Times New Roman" w:hAnsi="Times New Roman"/>
          <w:iCs/>
          <w:lang w:val="uk-UA"/>
        </w:rPr>
        <w:t xml:space="preserve"> </w:t>
      </w:r>
      <w:r w:rsidRPr="00F30F13">
        <w:rPr>
          <w:rFonts w:ascii="Times New Roman" w:hAnsi="Times New Roman"/>
          <w:iCs/>
          <w:lang w:val="uk-UA"/>
        </w:rPr>
        <w:t>першого річного страхового платежу за укладеним договором страхування Транспортного засобу</w:t>
      </w:r>
      <w:r w:rsidR="00DA585D">
        <w:rPr>
          <w:rFonts w:ascii="Times New Roman" w:hAnsi="Times New Roman"/>
          <w:iCs/>
          <w:lang w:val="uk-UA"/>
        </w:rPr>
        <w:t>,</w:t>
      </w:r>
      <w:r w:rsidR="00DA585D" w:rsidRPr="00DA585D">
        <w:rPr>
          <w:rFonts w:ascii="Times New Roman" w:hAnsi="Times New Roman"/>
          <w:iCs/>
          <w:lang w:val="uk-UA"/>
        </w:rPr>
        <w:t xml:space="preserve"> з обов’язковою щорічною сплатою страхових внесків (платежів, премій), або Транспортний засіб, як предмет застави, має бути застрахований на рік з умовою обов’язкової пролонгації (продовження строку дії) договору страхування на кожен наступний рік по день повного повернення Кредиту та нарахованих процентів, що підтверджується відповідними договорами та платіжними документами.</w:t>
      </w:r>
      <w:r w:rsidRPr="00F30F13">
        <w:rPr>
          <w:rFonts w:ascii="Times New Roman" w:hAnsi="Times New Roman"/>
          <w:iCs/>
          <w:lang w:val="uk-UA"/>
        </w:rPr>
        <w:t xml:space="preserve"> Відповідно до умов вказаного договору страхування Транспортного засобу Банк повинен бути визначений в якості вигодонабувача щодо отримання страхової суми, яка підлягає виплаті при настанні страхового випадку. </w:t>
      </w:r>
    </w:p>
    <w:p w:rsidR="00751041" w:rsidRPr="00F30F13" w:rsidRDefault="00751041" w:rsidP="003564F4">
      <w:pPr>
        <w:pStyle w:val="af4"/>
        <w:tabs>
          <w:tab w:val="left" w:pos="1843"/>
          <w:tab w:val="left" w:pos="2410"/>
        </w:tabs>
        <w:jc w:val="both"/>
        <w:rPr>
          <w:rFonts w:ascii="Times New Roman" w:hAnsi="Times New Roman"/>
          <w:iCs/>
          <w:lang w:val="uk-UA"/>
        </w:rPr>
      </w:pPr>
    </w:p>
    <w:p w:rsidR="00F17670" w:rsidRPr="00F30F13" w:rsidRDefault="00333710" w:rsidP="00B352D2">
      <w:pPr>
        <w:shd w:val="clear" w:color="auto" w:fill="E7E6E6" w:themeFill="background2"/>
        <w:jc w:val="both"/>
        <w:rPr>
          <w:color w:val="FF0000"/>
          <w:sz w:val="22"/>
          <w:szCs w:val="22"/>
          <w:lang w:val="uk-UA"/>
        </w:rPr>
      </w:pPr>
      <w:r w:rsidRPr="00F30F13">
        <w:rPr>
          <w:i/>
          <w:iCs/>
          <w:color w:val="FF0000"/>
          <w:sz w:val="22"/>
          <w:szCs w:val="22"/>
          <w:u w:val="single"/>
          <w:lang w:val="uk-UA"/>
        </w:rPr>
        <w:t>У</w:t>
      </w:r>
      <w:r w:rsidR="00F17670" w:rsidRPr="00F30F13">
        <w:rPr>
          <w:i/>
          <w:iCs/>
          <w:color w:val="FF0000"/>
          <w:sz w:val="22"/>
          <w:szCs w:val="22"/>
          <w:lang w:val="uk-UA"/>
        </w:rPr>
        <w:t xml:space="preserve"> випадку укладення договору страхування на строк дії, відмінний від строку дії Кредитного договору (на один рік) виключно для Транспортних засобів, придбаних у Продавців (Автосалонів), перелік яких затверджений окремими рішеннями кредитного комітету з роздрібного бізнесу Банку</w:t>
      </w:r>
      <w:r w:rsidRPr="00F30F13">
        <w:rPr>
          <w:i/>
          <w:iCs/>
          <w:color w:val="FF0000"/>
          <w:sz w:val="22"/>
          <w:szCs w:val="22"/>
          <w:lang w:val="uk-UA"/>
        </w:rPr>
        <w:t xml:space="preserve">, </w:t>
      </w:r>
      <w:r w:rsidR="000E1D55" w:rsidRPr="00F30F13">
        <w:rPr>
          <w:i/>
          <w:iCs/>
          <w:color w:val="FF0000"/>
          <w:sz w:val="22"/>
          <w:szCs w:val="22"/>
          <w:lang w:val="uk-UA"/>
        </w:rPr>
        <w:t>підпункт 3.1.1 Договору</w:t>
      </w:r>
      <w:r w:rsidRPr="00F30F13">
        <w:rPr>
          <w:i/>
          <w:iCs/>
          <w:color w:val="FF0000"/>
          <w:sz w:val="22"/>
          <w:szCs w:val="22"/>
          <w:lang w:val="uk-UA"/>
        </w:rPr>
        <w:t xml:space="preserve"> доповнюється таки</w:t>
      </w:r>
      <w:r w:rsidR="000E1D55" w:rsidRPr="00F30F13">
        <w:rPr>
          <w:i/>
          <w:iCs/>
          <w:color w:val="FF0000"/>
          <w:sz w:val="22"/>
          <w:szCs w:val="22"/>
          <w:lang w:val="uk-UA"/>
        </w:rPr>
        <w:t>м</w:t>
      </w:r>
      <w:r w:rsidRPr="00F30F13">
        <w:rPr>
          <w:i/>
          <w:iCs/>
          <w:color w:val="FF0000"/>
          <w:sz w:val="22"/>
          <w:szCs w:val="22"/>
          <w:lang w:val="uk-UA"/>
        </w:rPr>
        <w:t xml:space="preserve"> буллітом</w:t>
      </w:r>
      <w:r w:rsidR="00F17670" w:rsidRPr="00F30F13">
        <w:rPr>
          <w:i/>
          <w:iCs/>
          <w:color w:val="FF0000"/>
          <w:sz w:val="22"/>
          <w:szCs w:val="22"/>
          <w:lang w:val="uk-UA"/>
        </w:rPr>
        <w:t>:</w:t>
      </w:r>
    </w:p>
    <w:p w:rsidR="00F17670"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Здійснення Позичальником </w:t>
      </w:r>
      <w:r w:rsidR="00A274A4" w:rsidRPr="00F30F13">
        <w:rPr>
          <w:rFonts w:ascii="Times New Roman" w:hAnsi="Times New Roman"/>
          <w:iCs/>
          <w:lang w:val="uk-UA"/>
        </w:rPr>
        <w:t xml:space="preserve">або Заставодавцем </w:t>
      </w:r>
      <w:r w:rsidRPr="00F30F13">
        <w:rPr>
          <w:rFonts w:ascii="Times New Roman" w:hAnsi="Times New Roman"/>
          <w:iCs/>
          <w:lang w:val="uk-UA"/>
        </w:rPr>
        <w:t>страхування Предмету застави за пакетом «повне КАСКО» на користь Банку шляхом укладення договору страхування, строком дії один рік, із страховою компанією, яка перевірена Банком та відповідає вимогам Банку, та сплата Позичальником</w:t>
      </w:r>
      <w:r w:rsidR="000E1D55" w:rsidRPr="00F30F13">
        <w:rPr>
          <w:rFonts w:ascii="Times New Roman" w:hAnsi="Times New Roman"/>
          <w:iCs/>
          <w:lang w:val="uk-UA"/>
        </w:rPr>
        <w:t xml:space="preserve"> або Заставодавцем</w:t>
      </w:r>
      <w:r w:rsidRPr="00F30F13">
        <w:rPr>
          <w:rFonts w:ascii="Times New Roman" w:hAnsi="Times New Roman"/>
          <w:iCs/>
          <w:lang w:val="uk-UA"/>
        </w:rPr>
        <w:t xml:space="preserve"> річного страхового платежу за укладеним договором страхування Транспортного засобу</w:t>
      </w:r>
      <w:r w:rsidR="00DA585D">
        <w:rPr>
          <w:rFonts w:ascii="Times New Roman" w:hAnsi="Times New Roman"/>
          <w:iCs/>
          <w:lang w:val="uk-UA"/>
        </w:rPr>
        <w:t>,</w:t>
      </w:r>
      <w:r w:rsidR="00DA585D" w:rsidRPr="00A10C1F">
        <w:t xml:space="preserve"> </w:t>
      </w:r>
      <w:r w:rsidR="00DA585D" w:rsidRPr="00A10C1F">
        <w:rPr>
          <w:rFonts w:ascii="Times New Roman" w:hAnsi="Times New Roman"/>
          <w:iCs/>
          <w:lang w:val="uk-UA"/>
        </w:rPr>
        <w:t>з обов’язковою щорічною сплатою страхових внесків (платежів, премій), або Транспортний засіб, як предмет застави, має бути застрахований на рік з умовою обов’язкової пролонгації (продовження строку дії) договору страхування на кожен наступний рік по день повного повернення Кредиту та нарахованих процентів, що підтверджується відповідними договорами та платіжними документами</w:t>
      </w:r>
      <w:r w:rsidR="00DA585D">
        <w:rPr>
          <w:rFonts w:ascii="Times New Roman" w:hAnsi="Times New Roman"/>
          <w:iCs/>
          <w:lang w:val="uk-UA"/>
        </w:rPr>
        <w:t>.</w:t>
      </w:r>
      <w:r w:rsidRPr="00F30F13">
        <w:rPr>
          <w:rFonts w:ascii="Times New Roman" w:hAnsi="Times New Roman"/>
          <w:iCs/>
          <w:lang w:val="uk-UA"/>
        </w:rPr>
        <w:t>. Відповідно до умов вказаного договору страхування Транспортного засобу Банк повинен бути визначений в якості вигодонабувача щодо отримання страхової суми, яка підлягає виплаті при настанні страхового випадку.</w:t>
      </w:r>
    </w:p>
    <w:p w:rsidR="00F17670" w:rsidRPr="00F30F13" w:rsidRDefault="000E1D55" w:rsidP="00B352D2">
      <w:pPr>
        <w:shd w:val="clear" w:color="auto" w:fill="E7E6E6" w:themeFill="background2"/>
        <w:tabs>
          <w:tab w:val="left" w:pos="851"/>
        </w:tabs>
        <w:jc w:val="both"/>
        <w:rPr>
          <w:b/>
          <w:i/>
          <w:iCs/>
          <w:color w:val="FF0000"/>
          <w:sz w:val="22"/>
          <w:szCs w:val="22"/>
          <w:lang w:val="uk-UA"/>
        </w:rPr>
      </w:pPr>
      <w:r w:rsidRPr="00F30F13">
        <w:rPr>
          <w:b/>
          <w:i/>
          <w:iCs/>
          <w:color w:val="FF0000"/>
          <w:sz w:val="22"/>
          <w:szCs w:val="22"/>
          <w:lang w:val="uk-UA"/>
        </w:rPr>
        <w:t xml:space="preserve">Підпункт 3.1.1 </w:t>
      </w:r>
      <w:r w:rsidR="00F17670" w:rsidRPr="00F30F13">
        <w:rPr>
          <w:b/>
          <w:i/>
          <w:iCs/>
          <w:color w:val="FF0000"/>
          <w:sz w:val="22"/>
          <w:szCs w:val="22"/>
          <w:lang w:val="uk-UA"/>
        </w:rPr>
        <w:t>Догов</w:t>
      </w:r>
      <w:r w:rsidRPr="00F30F13">
        <w:rPr>
          <w:b/>
          <w:i/>
          <w:iCs/>
          <w:color w:val="FF0000"/>
          <w:sz w:val="22"/>
          <w:szCs w:val="22"/>
          <w:lang w:val="uk-UA"/>
        </w:rPr>
        <w:t>ору</w:t>
      </w:r>
      <w:r w:rsidR="00F17670" w:rsidRPr="00F30F13">
        <w:rPr>
          <w:b/>
          <w:i/>
          <w:iCs/>
          <w:color w:val="FF0000"/>
          <w:sz w:val="22"/>
          <w:szCs w:val="22"/>
          <w:lang w:val="uk-UA"/>
        </w:rPr>
        <w:t xml:space="preserve"> доповнюється </w:t>
      </w:r>
      <w:r w:rsidR="00333710" w:rsidRPr="00F30F13">
        <w:rPr>
          <w:b/>
          <w:i/>
          <w:iCs/>
          <w:color w:val="FF0000"/>
          <w:sz w:val="22"/>
          <w:szCs w:val="22"/>
          <w:lang w:val="uk-UA"/>
        </w:rPr>
        <w:t>наступним буллітом</w:t>
      </w:r>
      <w:r w:rsidR="00F17670" w:rsidRPr="00F30F13">
        <w:rPr>
          <w:b/>
          <w:i/>
          <w:iCs/>
          <w:color w:val="FF0000"/>
          <w:sz w:val="22"/>
          <w:szCs w:val="22"/>
          <w:lang w:val="uk-UA"/>
        </w:rPr>
        <w:t xml:space="preserve"> у разі встановлення комісійної винагороди за надання Кредиту</w:t>
      </w:r>
      <w:r w:rsidR="00333710" w:rsidRPr="00F30F13">
        <w:rPr>
          <w:b/>
          <w:i/>
          <w:iCs/>
          <w:color w:val="FF0000"/>
          <w:sz w:val="22"/>
          <w:szCs w:val="22"/>
          <w:lang w:val="uk-UA"/>
        </w:rPr>
        <w:t>:</w:t>
      </w:r>
    </w:p>
    <w:p w:rsidR="00E05C46"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Сплати Позичальником комісійної винагороди за надання Кредиту в розмірі </w:t>
      </w:r>
      <w:r w:rsidRPr="00F30F13">
        <w:rPr>
          <w:rFonts w:ascii="Times New Roman" w:hAnsi="Times New Roman"/>
          <w:b/>
          <w:iCs/>
          <w:lang w:val="uk-UA"/>
        </w:rPr>
        <w:t>_____ (____________) гривень __ копійок</w:t>
      </w:r>
      <w:r w:rsidRPr="00F30F13">
        <w:rPr>
          <w:rFonts w:ascii="Times New Roman" w:hAnsi="Times New Roman"/>
          <w:iCs/>
          <w:lang w:val="uk-UA"/>
        </w:rPr>
        <w:t xml:space="preserve">  протягом 1 (одного) </w:t>
      </w:r>
      <w:r w:rsidR="000C7842" w:rsidRPr="00F30F13">
        <w:rPr>
          <w:rFonts w:ascii="Times New Roman" w:hAnsi="Times New Roman"/>
          <w:iCs/>
          <w:lang w:val="uk-UA"/>
        </w:rPr>
        <w:t xml:space="preserve">Операційного </w:t>
      </w:r>
      <w:r w:rsidRPr="00F30F13">
        <w:rPr>
          <w:rFonts w:ascii="Times New Roman" w:hAnsi="Times New Roman"/>
          <w:iCs/>
          <w:lang w:val="uk-UA"/>
        </w:rPr>
        <w:t>дня з моменту підписання цього Договору.</w:t>
      </w:r>
      <w:r w:rsidR="00642F43" w:rsidRPr="00F30F13">
        <w:rPr>
          <w:rFonts w:ascii="Times New Roman" w:hAnsi="Times New Roman"/>
          <w:iCs/>
          <w:lang w:val="uk-UA"/>
        </w:rPr>
        <w:t xml:space="preserve"> </w:t>
      </w:r>
    </w:p>
    <w:p w:rsidR="00F17670" w:rsidRPr="00F30F13" w:rsidRDefault="000E1D55" w:rsidP="00B352D2">
      <w:pPr>
        <w:shd w:val="clear" w:color="auto" w:fill="E7E6E6" w:themeFill="background2"/>
        <w:tabs>
          <w:tab w:val="left" w:pos="851"/>
          <w:tab w:val="left" w:pos="1843"/>
        </w:tabs>
        <w:jc w:val="both"/>
        <w:rPr>
          <w:b/>
          <w:i/>
          <w:iCs/>
          <w:color w:val="FF0000"/>
          <w:sz w:val="22"/>
          <w:szCs w:val="22"/>
          <w:lang w:val="uk-UA"/>
        </w:rPr>
      </w:pPr>
      <w:r w:rsidRPr="00F30F13">
        <w:rPr>
          <w:b/>
          <w:i/>
          <w:iCs/>
          <w:color w:val="FF0000"/>
          <w:sz w:val="22"/>
          <w:szCs w:val="22"/>
          <w:lang w:val="uk-UA"/>
        </w:rPr>
        <w:t xml:space="preserve">Підпункт 3.1.1 </w:t>
      </w:r>
      <w:r w:rsidR="00F17670" w:rsidRPr="00F30F13">
        <w:rPr>
          <w:b/>
          <w:i/>
          <w:iCs/>
          <w:color w:val="FF0000"/>
          <w:sz w:val="22"/>
          <w:szCs w:val="22"/>
          <w:lang w:val="uk-UA"/>
        </w:rPr>
        <w:t>Догов</w:t>
      </w:r>
      <w:r w:rsidRPr="00F30F13">
        <w:rPr>
          <w:b/>
          <w:i/>
          <w:iCs/>
          <w:color w:val="FF0000"/>
          <w:sz w:val="22"/>
          <w:szCs w:val="22"/>
          <w:lang w:val="uk-UA"/>
        </w:rPr>
        <w:t>ору</w:t>
      </w:r>
      <w:r w:rsidR="00F17670" w:rsidRPr="00F30F13">
        <w:rPr>
          <w:b/>
          <w:i/>
          <w:iCs/>
          <w:color w:val="FF0000"/>
          <w:sz w:val="22"/>
          <w:szCs w:val="22"/>
          <w:lang w:val="uk-UA"/>
        </w:rPr>
        <w:t xml:space="preserve"> доповнюється </w:t>
      </w:r>
      <w:r w:rsidR="00333710" w:rsidRPr="00F30F13">
        <w:rPr>
          <w:b/>
          <w:i/>
          <w:iCs/>
          <w:color w:val="FF0000"/>
          <w:sz w:val="22"/>
          <w:szCs w:val="22"/>
          <w:lang w:val="uk-UA"/>
        </w:rPr>
        <w:t>наступним буллітом</w:t>
      </w:r>
      <w:r w:rsidR="00F17670" w:rsidRPr="00F30F13">
        <w:rPr>
          <w:b/>
          <w:i/>
          <w:iCs/>
          <w:color w:val="FF0000"/>
          <w:sz w:val="22"/>
          <w:szCs w:val="22"/>
          <w:lang w:val="uk-UA"/>
        </w:rPr>
        <w:t xml:space="preserve"> у разі, якщо в якості забезпечення виконання зобов’язань за цим Договором укладається договір поруки:</w:t>
      </w:r>
    </w:p>
    <w:p w:rsidR="00F17670"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Укладення з Поручителем(-ями) договору(-ів) поруки.</w:t>
      </w:r>
    </w:p>
    <w:p w:rsidR="00F17670" w:rsidRPr="00F30F13" w:rsidRDefault="00333710" w:rsidP="00B352D2">
      <w:pPr>
        <w:shd w:val="clear" w:color="auto" w:fill="E7E6E6" w:themeFill="background2"/>
        <w:tabs>
          <w:tab w:val="left" w:pos="851"/>
        </w:tabs>
        <w:jc w:val="both"/>
        <w:rPr>
          <w:i/>
          <w:iCs/>
          <w:color w:val="FF0000"/>
          <w:sz w:val="22"/>
          <w:szCs w:val="22"/>
          <w:lang w:val="uk-UA"/>
        </w:rPr>
      </w:pPr>
      <w:r w:rsidRPr="00F30F13">
        <w:rPr>
          <w:i/>
          <w:iCs/>
          <w:color w:val="FF0000"/>
          <w:sz w:val="22"/>
          <w:szCs w:val="22"/>
          <w:lang w:val="uk-UA"/>
        </w:rPr>
        <w:t>Я</w:t>
      </w:r>
      <w:r w:rsidR="00F17670" w:rsidRPr="00F30F13">
        <w:rPr>
          <w:i/>
          <w:iCs/>
          <w:color w:val="FF0000"/>
          <w:sz w:val="22"/>
          <w:szCs w:val="22"/>
          <w:lang w:val="uk-UA"/>
        </w:rPr>
        <w:t>кщо умовами кредитування передбачено страхування життя Позичальника</w:t>
      </w:r>
      <w:r w:rsidRPr="00F30F13">
        <w:rPr>
          <w:i/>
          <w:iCs/>
          <w:color w:val="FF0000"/>
          <w:sz w:val="22"/>
          <w:szCs w:val="22"/>
          <w:lang w:val="uk-UA"/>
        </w:rPr>
        <w:t xml:space="preserve">, </w:t>
      </w:r>
      <w:r w:rsidR="000E1D55" w:rsidRPr="00F30F13">
        <w:rPr>
          <w:i/>
          <w:iCs/>
          <w:color w:val="FF0000"/>
          <w:sz w:val="22"/>
          <w:szCs w:val="22"/>
          <w:lang w:val="uk-UA"/>
        </w:rPr>
        <w:t>підпункт 3.1.1 цього Договору</w:t>
      </w:r>
      <w:r w:rsidRPr="00F30F13">
        <w:rPr>
          <w:i/>
          <w:iCs/>
          <w:color w:val="FF0000"/>
          <w:sz w:val="22"/>
          <w:szCs w:val="22"/>
          <w:lang w:val="uk-UA"/>
        </w:rPr>
        <w:t xml:space="preserve"> доповнюється наступним буллітом</w:t>
      </w:r>
      <w:r w:rsidR="00F17670" w:rsidRPr="00F30F13">
        <w:rPr>
          <w:i/>
          <w:iCs/>
          <w:color w:val="FF0000"/>
          <w:sz w:val="22"/>
          <w:szCs w:val="22"/>
          <w:lang w:val="uk-UA"/>
        </w:rPr>
        <w:t>:</w:t>
      </w:r>
    </w:p>
    <w:p w:rsidR="00F17670"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Здійснення Позичальником страхування життя на користь Банку шляхом укладення договору страхування, строком дії один рік, із страховою компанією, яка перевірена Банком та відповідає вимогам Банку, та сплата Позичальником річного страхового платежу за укладеним договором страхування життя. Відповідно до умов вказаного договору страхування Банк повинен бути визначений в якості вигодонабувача щодо отримання страхової суми, яка підлягає виплаті при настанні страхового випадку.</w:t>
      </w:r>
    </w:p>
    <w:p w:rsidR="00F17670" w:rsidRPr="00F30F13" w:rsidRDefault="00333710" w:rsidP="00B352D2">
      <w:pPr>
        <w:shd w:val="clear" w:color="auto" w:fill="E7E6E6" w:themeFill="background2"/>
        <w:tabs>
          <w:tab w:val="left" w:pos="851"/>
        </w:tabs>
        <w:ind w:left="142"/>
        <w:jc w:val="both"/>
        <w:rPr>
          <w:i/>
          <w:iCs/>
          <w:color w:val="FF0000"/>
          <w:sz w:val="22"/>
          <w:szCs w:val="22"/>
          <w:lang w:val="uk-UA"/>
        </w:rPr>
      </w:pPr>
      <w:r w:rsidRPr="00F30F13">
        <w:rPr>
          <w:i/>
          <w:iCs/>
          <w:color w:val="FF0000"/>
          <w:sz w:val="22"/>
          <w:szCs w:val="22"/>
          <w:lang w:val="uk-UA"/>
        </w:rPr>
        <w:t>Я</w:t>
      </w:r>
      <w:r w:rsidR="00F17670" w:rsidRPr="00F30F13">
        <w:rPr>
          <w:i/>
          <w:iCs/>
          <w:color w:val="FF0000"/>
          <w:sz w:val="22"/>
          <w:szCs w:val="22"/>
          <w:lang w:val="uk-UA"/>
        </w:rPr>
        <w:t>кщо умовами кредитування передбачено страхування Позичальника від нещасного випадку</w:t>
      </w:r>
      <w:r w:rsidR="000E1D55" w:rsidRPr="00F30F13">
        <w:rPr>
          <w:i/>
          <w:iCs/>
          <w:color w:val="FF0000"/>
          <w:sz w:val="22"/>
          <w:szCs w:val="22"/>
          <w:lang w:val="uk-UA"/>
        </w:rPr>
        <w:t>, підпункт 3.1.1 цього Договору доповнюється наступним буллітом</w:t>
      </w:r>
      <w:r w:rsidR="00F17670" w:rsidRPr="00F30F13">
        <w:rPr>
          <w:i/>
          <w:iCs/>
          <w:color w:val="FF0000"/>
          <w:sz w:val="22"/>
          <w:szCs w:val="22"/>
          <w:lang w:val="uk-UA"/>
        </w:rPr>
        <w:t>:</w:t>
      </w:r>
    </w:p>
    <w:p w:rsidR="00F17670" w:rsidRPr="00F30F13" w:rsidRDefault="00F17670"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Здійснення Позичальником страхування від нещасного випадку на користь Банку шляхом укладення договору страхування, строком дії один рік, із страховою компанією, яка перевірена Банком та відповідає вимогам Банку, та сплата Позичальником річного страхового платежу за укладеним договором страхування від нещасного випадку. Відповідно до умов вказаного договору страхування Банк повинен бути визначений в якості вигодонабувача щодо отримання страхової суми, яка підлягає виплаті при настанні страхового випадку.</w:t>
      </w:r>
    </w:p>
    <w:p w:rsidR="00E954FA" w:rsidRPr="00F30F13" w:rsidRDefault="00333710" w:rsidP="00B352D2">
      <w:pPr>
        <w:pStyle w:val="af4"/>
        <w:shd w:val="clear" w:color="auto" w:fill="E7E6E6" w:themeFill="background2"/>
        <w:tabs>
          <w:tab w:val="left" w:pos="851"/>
        </w:tabs>
        <w:spacing w:line="240" w:lineRule="auto"/>
        <w:ind w:left="360"/>
        <w:jc w:val="both"/>
        <w:rPr>
          <w:rFonts w:ascii="Times New Roman" w:hAnsi="Times New Roman"/>
          <w:b/>
          <w:i/>
          <w:iCs/>
          <w:color w:val="FF0000"/>
          <w:lang w:val="uk-UA"/>
        </w:rPr>
      </w:pPr>
      <w:r w:rsidRPr="00F30F13">
        <w:rPr>
          <w:rFonts w:ascii="Times New Roman" w:hAnsi="Times New Roman"/>
          <w:b/>
          <w:i/>
          <w:iCs/>
          <w:color w:val="FF0000"/>
          <w:lang w:val="uk-UA"/>
        </w:rPr>
        <w:t>Я</w:t>
      </w:r>
      <w:r w:rsidR="00E954FA" w:rsidRPr="00F30F13">
        <w:rPr>
          <w:rFonts w:ascii="Times New Roman" w:hAnsi="Times New Roman"/>
          <w:b/>
          <w:i/>
          <w:iCs/>
          <w:color w:val="FF0000"/>
          <w:lang w:val="uk-UA"/>
        </w:rPr>
        <w:t>кщо умовами кредитування передбачено обов’язкове оформлення</w:t>
      </w:r>
      <w:r w:rsidR="00E954FA" w:rsidRPr="00F30F13">
        <w:rPr>
          <w:rFonts w:ascii="Times New Roman" w:hAnsi="Times New Roman"/>
          <w:color w:val="000000" w:themeColor="text1"/>
          <w:lang w:val="uk-UA"/>
        </w:rPr>
        <w:t xml:space="preserve"> </w:t>
      </w:r>
      <w:r w:rsidR="00E954FA" w:rsidRPr="00F30F13">
        <w:rPr>
          <w:rFonts w:ascii="Times New Roman" w:hAnsi="Times New Roman"/>
          <w:b/>
          <w:i/>
          <w:iCs/>
          <w:color w:val="FF0000"/>
          <w:lang w:val="uk-UA"/>
        </w:rPr>
        <w:t>банківської платіжної карти щорічно до моменту повного погашення кредиту</w:t>
      </w:r>
      <w:r w:rsidR="007E179B" w:rsidRPr="00F30F13">
        <w:rPr>
          <w:rFonts w:ascii="Times New Roman" w:hAnsi="Times New Roman"/>
          <w:b/>
          <w:i/>
          <w:iCs/>
          <w:color w:val="FF0000"/>
          <w:lang w:val="uk-UA"/>
        </w:rPr>
        <w:t>, підпункт 3.1.1 цього Договору доповнюється наступним буллітом:</w:t>
      </w:r>
    </w:p>
    <w:p w:rsidR="00E954FA" w:rsidRPr="00F30F13" w:rsidRDefault="00E954FA" w:rsidP="00B352D2">
      <w:pPr>
        <w:pStyle w:val="af4"/>
        <w:numPr>
          <w:ilvl w:val="0"/>
          <w:numId w:val="65"/>
        </w:numPr>
        <w:tabs>
          <w:tab w:val="left" w:pos="1843"/>
          <w:tab w:val="left" w:pos="2410"/>
        </w:tabs>
        <w:jc w:val="both"/>
        <w:rPr>
          <w:rFonts w:ascii="Times New Roman" w:hAnsi="Times New Roman"/>
          <w:iCs/>
          <w:lang w:val="uk-UA"/>
        </w:rPr>
      </w:pPr>
      <w:r w:rsidRPr="00F30F13">
        <w:rPr>
          <w:rFonts w:ascii="Times New Roman" w:hAnsi="Times New Roman"/>
          <w:iCs/>
          <w:lang w:val="uk-UA"/>
        </w:rPr>
        <w:t xml:space="preserve">В межах пакету банківських послуг оформлення Позичальником в Банку банківської платіжної карти за тарифним пакетом ____ </w:t>
      </w:r>
      <w:r w:rsidRPr="00F30F13">
        <w:rPr>
          <w:rFonts w:ascii="Times New Roman" w:hAnsi="Times New Roman"/>
          <w:i/>
          <w:iCs/>
          <w:color w:val="FF0000"/>
          <w:lang w:val="uk-UA"/>
        </w:rPr>
        <w:t>(вказати назву тарифного пакету</w:t>
      </w:r>
      <w:r w:rsidRPr="00F30F13">
        <w:rPr>
          <w:rFonts w:ascii="Times New Roman" w:hAnsi="Times New Roman"/>
          <w:iCs/>
          <w:lang w:val="uk-UA"/>
        </w:rPr>
        <w:t>)___ шляхом укладення Договору комплексного банківського обслуговування фізичних осіб.</w:t>
      </w:r>
    </w:p>
    <w:p w:rsidR="00F17670" w:rsidRPr="00F30F13" w:rsidRDefault="00F17670" w:rsidP="00011A26">
      <w:pPr>
        <w:pStyle w:val="27"/>
        <w:spacing w:after="0"/>
        <w:rPr>
          <w:b/>
          <w:sz w:val="22"/>
          <w:szCs w:val="22"/>
          <w:lang w:val="uk-UA"/>
        </w:rPr>
      </w:pPr>
      <w:r w:rsidRPr="00F30F13">
        <w:rPr>
          <w:b/>
          <w:sz w:val="22"/>
          <w:szCs w:val="22"/>
          <w:lang w:val="uk-UA"/>
        </w:rPr>
        <w:t>3.2. Порядок надання Кредиту</w:t>
      </w:r>
    </w:p>
    <w:p w:rsidR="00F17670" w:rsidRPr="00F30F13" w:rsidRDefault="00F17670" w:rsidP="00011A26">
      <w:pPr>
        <w:tabs>
          <w:tab w:val="left" w:pos="851"/>
        </w:tabs>
        <w:ind w:left="284"/>
        <w:jc w:val="both"/>
        <w:rPr>
          <w:sz w:val="22"/>
          <w:szCs w:val="22"/>
          <w:lang w:val="uk-UA"/>
        </w:rPr>
      </w:pPr>
      <w:r w:rsidRPr="00F30F13">
        <w:rPr>
          <w:b/>
          <w:sz w:val="22"/>
          <w:szCs w:val="22"/>
          <w:lang w:val="uk-UA"/>
        </w:rPr>
        <w:t>3.2.1.</w:t>
      </w:r>
      <w:r w:rsidRPr="00F30F13">
        <w:rPr>
          <w:sz w:val="22"/>
          <w:szCs w:val="22"/>
          <w:lang w:val="uk-UA"/>
        </w:rPr>
        <w:tab/>
        <w:t>Банк здійснює надання Кредиту одноразово в безготівковій формі шляхом перерахування коштів на Поточний рахунок Позичальника з подальшим перерахуванням</w:t>
      </w:r>
      <w:r w:rsidR="00D23BD9" w:rsidRPr="00F30F13">
        <w:rPr>
          <w:sz w:val="22"/>
          <w:szCs w:val="22"/>
          <w:lang w:val="uk-UA"/>
        </w:rPr>
        <w:t>/здійсненням договірного списання/дебетового переказу</w:t>
      </w:r>
      <w:r w:rsidRPr="00F30F13" w:rsidDel="00CC4110">
        <w:rPr>
          <w:sz w:val="22"/>
          <w:szCs w:val="22"/>
          <w:lang w:val="uk-UA"/>
        </w:rPr>
        <w:t xml:space="preserve"> </w:t>
      </w:r>
      <w:r w:rsidRPr="00F30F13">
        <w:rPr>
          <w:color w:val="000000"/>
          <w:sz w:val="22"/>
          <w:szCs w:val="22"/>
          <w:lang w:val="uk-UA"/>
        </w:rPr>
        <w:t xml:space="preserve">кредитних коштів на поточний рахунок Продавця Транспортного засобу </w:t>
      </w:r>
      <w:r w:rsidRPr="00F30F13">
        <w:rPr>
          <w:i/>
          <w:iCs/>
          <w:color w:val="0000FF"/>
          <w:sz w:val="22"/>
          <w:szCs w:val="22"/>
          <w:lang w:val="uk-UA"/>
        </w:rPr>
        <w:t>(зазначається найменування Продавця)</w:t>
      </w:r>
      <w:r w:rsidRPr="00F30F13">
        <w:rPr>
          <w:sz w:val="22"/>
          <w:szCs w:val="22"/>
          <w:lang w:val="uk-UA"/>
        </w:rPr>
        <w:t xml:space="preserve">, код отримувача _________________ №_____________ </w:t>
      </w:r>
      <w:r w:rsidRPr="00F30F13">
        <w:rPr>
          <w:i/>
          <w:iCs/>
          <w:color w:val="0000FF"/>
          <w:sz w:val="22"/>
          <w:szCs w:val="22"/>
          <w:lang w:val="uk-UA"/>
        </w:rPr>
        <w:t>(зазначається номер рахунку)</w:t>
      </w:r>
      <w:r w:rsidRPr="00F30F13">
        <w:rPr>
          <w:sz w:val="22"/>
          <w:szCs w:val="22"/>
          <w:lang w:val="uk-UA"/>
        </w:rPr>
        <w:t xml:space="preserve">, відкритий в ___________________________ </w:t>
      </w:r>
      <w:r w:rsidRPr="00F30F13">
        <w:rPr>
          <w:i/>
          <w:iCs/>
          <w:color w:val="0000FF"/>
          <w:sz w:val="22"/>
          <w:szCs w:val="22"/>
          <w:lang w:val="uk-UA"/>
        </w:rPr>
        <w:t>(зазначається установа банку)</w:t>
      </w:r>
      <w:r w:rsidRPr="00F30F13">
        <w:rPr>
          <w:sz w:val="22"/>
          <w:szCs w:val="22"/>
          <w:lang w:val="uk-UA"/>
        </w:rPr>
        <w:t xml:space="preserve">, </w:t>
      </w:r>
      <w:r w:rsidRPr="00F30F13">
        <w:rPr>
          <w:color w:val="000000"/>
          <w:sz w:val="22"/>
          <w:szCs w:val="22"/>
          <w:lang w:val="uk-UA"/>
        </w:rPr>
        <w:t>код банку__________</w:t>
      </w:r>
      <w:r w:rsidRPr="00F30F13">
        <w:rPr>
          <w:sz w:val="22"/>
          <w:szCs w:val="22"/>
          <w:lang w:val="uk-UA"/>
        </w:rPr>
        <w:t xml:space="preserve"> </w:t>
      </w:r>
      <w:r w:rsidRPr="00F30F13">
        <w:rPr>
          <w:i/>
          <w:iCs/>
          <w:color w:val="0000FF"/>
          <w:sz w:val="22"/>
          <w:szCs w:val="22"/>
          <w:lang w:val="uk-UA"/>
        </w:rPr>
        <w:t>(зазначається код  банку)</w:t>
      </w:r>
      <w:r w:rsidRPr="00F30F13">
        <w:rPr>
          <w:sz w:val="22"/>
          <w:szCs w:val="22"/>
          <w:lang w:val="uk-UA"/>
        </w:rPr>
        <w:t>.</w:t>
      </w:r>
    </w:p>
    <w:p w:rsidR="00F17670" w:rsidRPr="00F30F13" w:rsidRDefault="00F17670" w:rsidP="00011A26">
      <w:pPr>
        <w:tabs>
          <w:tab w:val="left" w:pos="851"/>
        </w:tabs>
        <w:ind w:left="284"/>
        <w:jc w:val="both"/>
        <w:rPr>
          <w:sz w:val="22"/>
          <w:szCs w:val="22"/>
          <w:lang w:val="uk-UA"/>
        </w:rPr>
      </w:pPr>
      <w:r w:rsidRPr="00F30F13">
        <w:rPr>
          <w:b/>
          <w:sz w:val="22"/>
          <w:szCs w:val="22"/>
          <w:lang w:val="uk-UA"/>
        </w:rPr>
        <w:t>3.2.2</w:t>
      </w:r>
      <w:r w:rsidRPr="00F30F13">
        <w:rPr>
          <w:sz w:val="22"/>
          <w:szCs w:val="22"/>
          <w:lang w:val="uk-UA"/>
        </w:rPr>
        <w:t>.</w:t>
      </w:r>
      <w:r w:rsidRPr="00F30F13">
        <w:rPr>
          <w:sz w:val="22"/>
          <w:szCs w:val="22"/>
          <w:lang w:val="uk-UA"/>
        </w:rPr>
        <w:tab/>
      </w:r>
      <w:r w:rsidRPr="00F30F13">
        <w:rPr>
          <w:b/>
          <w:sz w:val="22"/>
          <w:szCs w:val="22"/>
          <w:lang w:val="uk-UA"/>
        </w:rPr>
        <w:t>Порядок та умови відмови Банку від надання Кредиту Позичальнику:</w:t>
      </w:r>
    </w:p>
    <w:p w:rsidR="00F17670" w:rsidRPr="00F30F13" w:rsidRDefault="00F17670" w:rsidP="00011A26">
      <w:pPr>
        <w:tabs>
          <w:tab w:val="left" w:pos="851"/>
        </w:tabs>
        <w:ind w:left="284"/>
        <w:jc w:val="both"/>
        <w:rPr>
          <w:sz w:val="22"/>
          <w:szCs w:val="22"/>
          <w:lang w:val="uk-UA"/>
        </w:rPr>
      </w:pPr>
      <w:r w:rsidRPr="00F30F13">
        <w:rPr>
          <w:sz w:val="22"/>
          <w:szCs w:val="22"/>
          <w:lang w:val="uk-UA"/>
        </w:rPr>
        <w:t>3.2.2.1. Банк має право відмовитися від надання Позичальнику передбаченого Договором Кредиту частково або в повному обсязі:</w:t>
      </w:r>
    </w:p>
    <w:p w:rsidR="00F17670" w:rsidRPr="00F30F13" w:rsidRDefault="00F17670" w:rsidP="00011A26">
      <w:pPr>
        <w:tabs>
          <w:tab w:val="left" w:pos="851"/>
        </w:tabs>
        <w:ind w:left="284"/>
        <w:jc w:val="both"/>
        <w:rPr>
          <w:sz w:val="22"/>
          <w:szCs w:val="22"/>
          <w:lang w:val="uk-UA"/>
        </w:rPr>
      </w:pPr>
      <w:r w:rsidRPr="00F30F13">
        <w:rPr>
          <w:sz w:val="22"/>
          <w:szCs w:val="22"/>
          <w:lang w:val="uk-UA"/>
        </w:rPr>
        <w:t>1) у разі не виконання Позичальником</w:t>
      </w:r>
      <w:r w:rsidR="00A274A4" w:rsidRPr="00F30F13">
        <w:rPr>
          <w:sz w:val="22"/>
          <w:szCs w:val="22"/>
          <w:lang w:val="uk-UA"/>
        </w:rPr>
        <w:t xml:space="preserve"> або Заставодавцем</w:t>
      </w:r>
      <w:r w:rsidRPr="00F30F13">
        <w:rPr>
          <w:sz w:val="22"/>
          <w:szCs w:val="22"/>
          <w:lang w:val="uk-UA"/>
        </w:rPr>
        <w:t xml:space="preserve"> будь-якої з умов надання Кредиту, передбачених підпунктом 3.1.1. Договору;</w:t>
      </w:r>
    </w:p>
    <w:p w:rsidR="00F17670" w:rsidRPr="00F30F13" w:rsidRDefault="00F17670" w:rsidP="00011A26">
      <w:pPr>
        <w:tabs>
          <w:tab w:val="left" w:pos="851"/>
        </w:tabs>
        <w:ind w:left="284"/>
        <w:jc w:val="both"/>
        <w:rPr>
          <w:sz w:val="22"/>
          <w:szCs w:val="22"/>
          <w:lang w:val="uk-UA"/>
        </w:rPr>
      </w:pPr>
      <w:r w:rsidRPr="00F30F13">
        <w:rPr>
          <w:sz w:val="22"/>
          <w:szCs w:val="22"/>
          <w:lang w:val="uk-UA"/>
        </w:rPr>
        <w:t>2) у разі істотної зміни кон’юнктури кредитного ринку або інших фінансових ринків, якщо така зміна може спричинити істотне погіршення фінансового результату від виконання кредитних операцій за цим Договором для Банку відносно очікуваного фінансового результату на момент укладення цього Договору</w:t>
      </w:r>
      <w:r w:rsidR="00A02C25" w:rsidRPr="00F30F13">
        <w:rPr>
          <w:sz w:val="22"/>
          <w:szCs w:val="22"/>
          <w:lang w:val="uk-UA"/>
        </w:rPr>
        <w:t>;</w:t>
      </w:r>
    </w:p>
    <w:p w:rsidR="00A02C25" w:rsidRPr="00F30F13" w:rsidRDefault="00A02C25" w:rsidP="00A02C25">
      <w:pPr>
        <w:tabs>
          <w:tab w:val="left" w:pos="851"/>
        </w:tabs>
        <w:ind w:left="284"/>
        <w:jc w:val="both"/>
        <w:rPr>
          <w:sz w:val="22"/>
          <w:szCs w:val="22"/>
          <w:lang w:val="uk-UA"/>
        </w:rPr>
      </w:pPr>
      <w:r w:rsidRPr="00F30F13">
        <w:rPr>
          <w:sz w:val="22"/>
          <w:szCs w:val="22"/>
          <w:lang w:val="uk-UA"/>
        </w:rPr>
        <w:t>3) у випадках</w:t>
      </w:r>
      <w:r w:rsidR="00940F82" w:rsidRPr="00F30F13">
        <w:rPr>
          <w:sz w:val="22"/>
          <w:szCs w:val="22"/>
          <w:lang w:val="uk-UA"/>
        </w:rPr>
        <w:t>,</w:t>
      </w:r>
      <w:r w:rsidRPr="00F30F13">
        <w:rPr>
          <w:sz w:val="22"/>
          <w:szCs w:val="22"/>
          <w:lang w:val="uk-UA"/>
        </w:rPr>
        <w:t xml:space="preserve"> визначених статтею 15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F17670" w:rsidRPr="00F30F13" w:rsidRDefault="00A02C25" w:rsidP="00011A26">
      <w:pPr>
        <w:tabs>
          <w:tab w:val="left" w:pos="851"/>
        </w:tabs>
        <w:ind w:left="284"/>
        <w:jc w:val="both"/>
        <w:rPr>
          <w:sz w:val="22"/>
          <w:szCs w:val="22"/>
          <w:lang w:val="uk-UA"/>
        </w:rPr>
      </w:pPr>
      <w:r w:rsidRPr="00F30F13">
        <w:rPr>
          <w:sz w:val="22"/>
          <w:szCs w:val="22"/>
          <w:lang w:val="uk-UA"/>
        </w:rPr>
        <w:t>4</w:t>
      </w:r>
      <w:r w:rsidR="00F17670" w:rsidRPr="00F30F13">
        <w:rPr>
          <w:sz w:val="22"/>
          <w:szCs w:val="22"/>
          <w:lang w:val="uk-UA"/>
        </w:rPr>
        <w:t>)</w:t>
      </w:r>
      <w:r w:rsidRPr="00F30F13">
        <w:rPr>
          <w:sz w:val="22"/>
          <w:szCs w:val="22"/>
          <w:lang w:val="uk-UA"/>
        </w:rPr>
        <w:t xml:space="preserve"> </w:t>
      </w:r>
      <w:r w:rsidR="00F17670" w:rsidRPr="00F30F13">
        <w:rPr>
          <w:sz w:val="22"/>
          <w:szCs w:val="22"/>
          <w:lang w:val="uk-UA"/>
        </w:rPr>
        <w:t>за наявності інших обставин, які явно свідчать про те, що наданий Позичальнику Кредит своєчасно не буде повернений.</w:t>
      </w:r>
    </w:p>
    <w:p w:rsidR="00F17670" w:rsidRPr="00F30F13" w:rsidRDefault="00F17670" w:rsidP="00011A26">
      <w:pPr>
        <w:tabs>
          <w:tab w:val="left" w:pos="851"/>
        </w:tabs>
        <w:ind w:left="284"/>
        <w:jc w:val="both"/>
        <w:rPr>
          <w:sz w:val="22"/>
          <w:szCs w:val="22"/>
          <w:lang w:val="uk-UA"/>
        </w:rPr>
      </w:pPr>
      <w:r w:rsidRPr="00F30F13">
        <w:rPr>
          <w:sz w:val="22"/>
          <w:szCs w:val="22"/>
          <w:lang w:val="uk-UA"/>
        </w:rPr>
        <w:t xml:space="preserve">3.2.2.2. Про відмову від надання Кредиту, Банк повідомляє Позичальника у відповідь на його (Позичальника) письмове звернення до Банку шляхом надання Позичальникові письмового повідомлення, в якому зазначає на якій з підстав, передбачених підпунктом 3.2.2.1 Договору Банк відмовляє в наданні Кредиту. При цьому, Банк не зобов’язаний вказувати конкретні обставини, які стали підставою для відмови у наданні Кредиту. </w:t>
      </w:r>
    </w:p>
    <w:p w:rsidR="00F17670" w:rsidRPr="00F30F13" w:rsidRDefault="00F17670" w:rsidP="00011A26">
      <w:pPr>
        <w:numPr>
          <w:ilvl w:val="1"/>
          <w:numId w:val="42"/>
        </w:numPr>
        <w:jc w:val="both"/>
        <w:rPr>
          <w:b/>
          <w:sz w:val="22"/>
          <w:szCs w:val="22"/>
          <w:lang w:val="uk-UA"/>
        </w:rPr>
      </w:pPr>
      <w:r w:rsidRPr="00F30F13">
        <w:rPr>
          <w:b/>
          <w:iCs/>
          <w:sz w:val="22"/>
          <w:szCs w:val="22"/>
          <w:lang w:val="uk-UA"/>
        </w:rPr>
        <w:t>Порядок</w:t>
      </w:r>
      <w:r w:rsidRPr="00F30F13">
        <w:rPr>
          <w:b/>
          <w:sz w:val="22"/>
          <w:szCs w:val="22"/>
          <w:lang w:val="uk-UA"/>
        </w:rPr>
        <w:t xml:space="preserve"> повернення (погашення) Кредиту, сплати процентів та інших платежів за цим Договором</w:t>
      </w:r>
    </w:p>
    <w:p w:rsidR="00F17670" w:rsidRPr="00F30F13" w:rsidRDefault="00F17670" w:rsidP="00FB7B64">
      <w:pPr>
        <w:numPr>
          <w:ilvl w:val="2"/>
          <w:numId w:val="42"/>
        </w:numPr>
        <w:tabs>
          <w:tab w:val="left" w:pos="851"/>
        </w:tabs>
        <w:ind w:left="284" w:firstLine="0"/>
        <w:jc w:val="both"/>
        <w:rPr>
          <w:sz w:val="22"/>
          <w:szCs w:val="22"/>
          <w:lang w:val="uk-UA"/>
        </w:rPr>
      </w:pPr>
      <w:r w:rsidRPr="00F30F13">
        <w:rPr>
          <w:sz w:val="22"/>
          <w:szCs w:val="22"/>
          <w:lang w:val="uk-UA"/>
        </w:rPr>
        <w:t>Всі платежі за цим Договором (повернення Кредиту, сплата процентів за його користування, комісійної винагороди, штрафних санкцій тощо) здійснюються шляхом списання Банком</w:t>
      </w:r>
      <w:r w:rsidR="00D23BD9" w:rsidRPr="00F30F13">
        <w:rPr>
          <w:sz w:val="22"/>
          <w:szCs w:val="22"/>
          <w:lang w:val="uk-UA"/>
        </w:rPr>
        <w:t xml:space="preserve"> в договірному порядку</w:t>
      </w:r>
      <w:r w:rsidRPr="00F30F13">
        <w:rPr>
          <w:sz w:val="22"/>
          <w:szCs w:val="22"/>
          <w:lang w:val="uk-UA"/>
        </w:rPr>
        <w:t xml:space="preserve"> коштів</w:t>
      </w:r>
      <w:r w:rsidR="00D23BD9" w:rsidRPr="00F30F13">
        <w:rPr>
          <w:sz w:val="22"/>
          <w:szCs w:val="22"/>
          <w:lang w:val="uk-UA"/>
        </w:rPr>
        <w:t>/здійснення дебетових переказів</w:t>
      </w:r>
      <w:r w:rsidRPr="00F30F13">
        <w:rPr>
          <w:sz w:val="22"/>
          <w:szCs w:val="22"/>
          <w:lang w:val="uk-UA"/>
        </w:rPr>
        <w:t xml:space="preserve"> з Поточного рахунку</w:t>
      </w:r>
      <w:r w:rsidR="00D23BD9" w:rsidRPr="00F30F13">
        <w:rPr>
          <w:sz w:val="22"/>
          <w:szCs w:val="22"/>
          <w:lang w:val="uk-UA"/>
        </w:rPr>
        <w:t xml:space="preserve"> Позичальника</w:t>
      </w:r>
      <w:r w:rsidRPr="00F30F13">
        <w:rPr>
          <w:sz w:val="22"/>
          <w:szCs w:val="22"/>
          <w:lang w:val="uk-UA"/>
        </w:rPr>
        <w:t>.</w:t>
      </w:r>
    </w:p>
    <w:p w:rsidR="00F17670" w:rsidRPr="00F30F13" w:rsidRDefault="00F17670" w:rsidP="006778A4">
      <w:pPr>
        <w:pStyle w:val="23"/>
        <w:tabs>
          <w:tab w:val="left" w:pos="851"/>
        </w:tabs>
        <w:spacing w:after="0" w:line="240" w:lineRule="auto"/>
        <w:ind w:left="284"/>
        <w:jc w:val="both"/>
        <w:rPr>
          <w:sz w:val="22"/>
          <w:szCs w:val="22"/>
          <w:lang w:val="uk-UA"/>
        </w:rPr>
      </w:pPr>
      <w:r w:rsidRPr="00F30F13">
        <w:rPr>
          <w:sz w:val="22"/>
          <w:szCs w:val="22"/>
          <w:lang w:val="uk-UA"/>
        </w:rPr>
        <w:t>За умови попереднього погодження з Банком Позичальник має право здійснювати будь-які платежі за цим Договором шляхом внесення готівки в касу Банку без попереднього зарахування таких коштів на Поточний рахунок.</w:t>
      </w:r>
    </w:p>
    <w:p w:rsidR="00F17670" w:rsidRPr="00F30F13" w:rsidRDefault="00F17670" w:rsidP="006778A4">
      <w:pPr>
        <w:pStyle w:val="23"/>
        <w:tabs>
          <w:tab w:val="left" w:pos="851"/>
        </w:tabs>
        <w:spacing w:after="0" w:line="240" w:lineRule="auto"/>
        <w:ind w:left="284"/>
        <w:jc w:val="both"/>
        <w:rPr>
          <w:sz w:val="22"/>
          <w:szCs w:val="22"/>
          <w:lang w:val="uk-UA"/>
        </w:rPr>
      </w:pPr>
      <w:r w:rsidRPr="00F30F13">
        <w:rPr>
          <w:sz w:val="22"/>
          <w:szCs w:val="22"/>
          <w:lang w:val="uk-UA"/>
        </w:rPr>
        <w:t>Будь-який платіж за цим Договором (повернення Кредиту, сплата процентів за користування Кредитом, комісійної винагороди, штрафних санкцій тощо) вважається погашеним з моменту зарахування відповідної суми на відповідний внутрішній рахунок Банку.</w:t>
      </w:r>
    </w:p>
    <w:p w:rsidR="00F17670" w:rsidRPr="00F30F13" w:rsidRDefault="00F17670" w:rsidP="00011A26">
      <w:pPr>
        <w:numPr>
          <w:ilvl w:val="2"/>
          <w:numId w:val="42"/>
        </w:numPr>
        <w:tabs>
          <w:tab w:val="left" w:pos="851"/>
        </w:tabs>
        <w:ind w:left="284" w:firstLine="0"/>
        <w:jc w:val="both"/>
        <w:rPr>
          <w:sz w:val="22"/>
          <w:szCs w:val="22"/>
          <w:lang w:val="uk-UA"/>
        </w:rPr>
      </w:pPr>
      <w:r w:rsidRPr="00F30F13">
        <w:rPr>
          <w:sz w:val="22"/>
          <w:szCs w:val="22"/>
          <w:lang w:val="uk-UA"/>
        </w:rPr>
        <w:t xml:space="preserve">Повернення Кредиту, сплата процентів, комісійних винагород (у разі їх встановлення за цим Договором) здійснюється Позичальником згідно з Графіком платежів або достроково відповідно до порядку, визначеного цим Договором. </w:t>
      </w:r>
    </w:p>
    <w:p w:rsidR="00F17670" w:rsidRPr="00F30F13" w:rsidRDefault="00F17670" w:rsidP="00011A26">
      <w:pPr>
        <w:tabs>
          <w:tab w:val="left" w:pos="851"/>
        </w:tabs>
        <w:ind w:left="284"/>
        <w:jc w:val="both"/>
        <w:rPr>
          <w:sz w:val="22"/>
          <w:szCs w:val="22"/>
          <w:lang w:val="uk-UA"/>
        </w:rPr>
      </w:pPr>
      <w:r w:rsidRPr="00F30F13">
        <w:rPr>
          <w:sz w:val="22"/>
          <w:szCs w:val="22"/>
          <w:lang w:val="uk-UA"/>
        </w:rPr>
        <w:t xml:space="preserve">Якщо дата платежу припадає на вихідний, святковий або інший неробочий день, що визначений відповідно до </w:t>
      </w:r>
      <w:r w:rsidR="007E2899" w:rsidRPr="00F30F13">
        <w:rPr>
          <w:sz w:val="22"/>
          <w:szCs w:val="22"/>
          <w:lang w:val="uk-UA"/>
        </w:rPr>
        <w:t>Законодавства</w:t>
      </w:r>
      <w:r w:rsidRPr="00F30F13">
        <w:rPr>
          <w:sz w:val="22"/>
          <w:szCs w:val="22"/>
          <w:lang w:val="uk-UA"/>
        </w:rPr>
        <w:t>, датою платежу є перший за ним робочий день. При цьому, зобов’язання Позичальника щодо сплати відповідного платежу вважається виконаним в строк за умови наявності достатньої суми коштів на Поточному рахунку і списання їх в погашення заборгованості в перший робочий день, що слідує за таким вихідним, святковим або іншим неробочим днем.</w:t>
      </w:r>
    </w:p>
    <w:p w:rsidR="00F17670" w:rsidRPr="00F30F13" w:rsidRDefault="00F17670" w:rsidP="00B352D2">
      <w:pPr>
        <w:shd w:val="clear" w:color="auto" w:fill="E7E6E6" w:themeFill="background2"/>
        <w:tabs>
          <w:tab w:val="left" w:pos="0"/>
        </w:tabs>
        <w:jc w:val="both"/>
        <w:rPr>
          <w:b/>
          <w:i/>
          <w:iCs/>
          <w:color w:val="FF0000"/>
          <w:sz w:val="22"/>
          <w:szCs w:val="22"/>
          <w:lang w:val="uk-UA"/>
        </w:rPr>
      </w:pPr>
      <w:r w:rsidRPr="00F30F13">
        <w:rPr>
          <w:b/>
          <w:i/>
          <w:iCs/>
          <w:color w:val="FF0000"/>
          <w:sz w:val="22"/>
          <w:szCs w:val="22"/>
          <w:lang w:val="uk-UA"/>
        </w:rPr>
        <w:t xml:space="preserve">Підпункт 3.3.3. викладається в одному з наступних </w:t>
      </w:r>
      <w:r w:rsidR="00D23451" w:rsidRPr="00F30F13">
        <w:rPr>
          <w:b/>
          <w:i/>
          <w:iCs/>
          <w:color w:val="FF0000"/>
          <w:sz w:val="22"/>
          <w:szCs w:val="22"/>
          <w:lang w:val="uk-UA"/>
        </w:rPr>
        <w:t>4</w:t>
      </w:r>
      <w:r w:rsidRPr="00F30F13">
        <w:rPr>
          <w:b/>
          <w:i/>
          <w:iCs/>
          <w:color w:val="FF0000"/>
          <w:sz w:val="22"/>
          <w:szCs w:val="22"/>
          <w:lang w:val="uk-UA"/>
        </w:rPr>
        <w:t>-х варіантів:</w:t>
      </w:r>
    </w:p>
    <w:p w:rsidR="00F17670" w:rsidRPr="00F30F13" w:rsidRDefault="00F17670" w:rsidP="00B352D2">
      <w:pPr>
        <w:shd w:val="clear" w:color="auto" w:fill="E7E6E6" w:themeFill="background2"/>
        <w:tabs>
          <w:tab w:val="left" w:pos="0"/>
        </w:tabs>
        <w:jc w:val="both"/>
        <w:rPr>
          <w:iCs/>
          <w:color w:val="FF0000"/>
          <w:sz w:val="22"/>
          <w:szCs w:val="22"/>
          <w:lang w:val="uk-UA"/>
        </w:rPr>
      </w:pPr>
      <w:r w:rsidRPr="00F30F13">
        <w:rPr>
          <w:i/>
          <w:iCs/>
          <w:color w:val="FF0000"/>
          <w:sz w:val="22"/>
          <w:szCs w:val="22"/>
          <w:u w:val="single"/>
          <w:lang w:val="uk-UA"/>
        </w:rPr>
        <w:t>Варіант 1</w:t>
      </w:r>
      <w:r w:rsidRPr="00F30F13">
        <w:rPr>
          <w:i/>
          <w:iCs/>
          <w:color w:val="FF0000"/>
          <w:sz w:val="22"/>
          <w:szCs w:val="22"/>
          <w:lang w:val="uk-UA"/>
        </w:rPr>
        <w:t xml:space="preserve"> – використовується у разі, якщо повернення Основної суми боргу за Кредитом передбачається здійснювати рівними частинами:</w:t>
      </w:r>
    </w:p>
    <w:p w:rsidR="00F17670" w:rsidRPr="00F30F13" w:rsidRDefault="00F17670" w:rsidP="00011A26">
      <w:pPr>
        <w:numPr>
          <w:ilvl w:val="2"/>
          <w:numId w:val="38"/>
        </w:numPr>
        <w:tabs>
          <w:tab w:val="left" w:pos="851"/>
        </w:tabs>
        <w:ind w:left="284" w:firstLine="0"/>
        <w:jc w:val="both"/>
        <w:rPr>
          <w:sz w:val="22"/>
          <w:szCs w:val="22"/>
          <w:lang w:val="uk-UA"/>
        </w:rPr>
      </w:pPr>
      <w:r w:rsidRPr="00F30F13">
        <w:rPr>
          <w:sz w:val="22"/>
          <w:szCs w:val="22"/>
          <w:lang w:val="uk-UA"/>
        </w:rPr>
        <w:t xml:space="preserve">Позичальник зобов’язується здійснювати повернення Кредиту рівними частинами в розмірі </w:t>
      </w:r>
      <w:r w:rsidRPr="00F30F13">
        <w:rPr>
          <w:color w:val="0000FF"/>
          <w:sz w:val="22"/>
          <w:szCs w:val="22"/>
          <w:lang w:val="uk-UA"/>
        </w:rPr>
        <w:t xml:space="preserve"> </w:t>
      </w:r>
      <w:r w:rsidRPr="00F30F13">
        <w:rPr>
          <w:b/>
          <w:color w:val="0000FF"/>
          <w:sz w:val="22"/>
          <w:szCs w:val="22"/>
          <w:lang w:val="uk-UA"/>
        </w:rPr>
        <w:t xml:space="preserve">__________ (_____________) </w:t>
      </w:r>
      <w:r w:rsidRPr="00F30F13">
        <w:rPr>
          <w:b/>
          <w:sz w:val="22"/>
          <w:szCs w:val="22"/>
          <w:lang w:val="uk-UA"/>
        </w:rPr>
        <w:t>гривень __ копійок</w:t>
      </w:r>
      <w:r w:rsidRPr="00F30F13">
        <w:rPr>
          <w:sz w:val="22"/>
          <w:szCs w:val="22"/>
          <w:lang w:val="uk-UA"/>
        </w:rPr>
        <w:t>, сплату процентів, нарахованих Банком на залишок Основної суми боргу за Кредитом, комісійних винагород (у разі їх встановлення за цим Договором) щомісячно до</w:t>
      </w:r>
      <w:r w:rsidRPr="00F30F13">
        <w:rPr>
          <w:color w:val="0000FF"/>
          <w:sz w:val="22"/>
          <w:szCs w:val="22"/>
          <w:lang w:val="uk-UA"/>
        </w:rPr>
        <w:t xml:space="preserve"> ___ </w:t>
      </w:r>
      <w:r w:rsidRPr="00F30F13">
        <w:rPr>
          <w:sz w:val="22"/>
          <w:szCs w:val="22"/>
          <w:lang w:val="uk-UA"/>
        </w:rPr>
        <w:t xml:space="preserve">числа місяця, наступного за звітним, починаючи з </w:t>
      </w:r>
      <w:r w:rsidRPr="00F30F13">
        <w:rPr>
          <w:color w:val="0000FF"/>
          <w:sz w:val="22"/>
          <w:szCs w:val="22"/>
          <w:lang w:val="uk-UA"/>
        </w:rPr>
        <w:t xml:space="preserve">______________ </w:t>
      </w:r>
      <w:r w:rsidRPr="00F30F13">
        <w:rPr>
          <w:sz w:val="22"/>
          <w:szCs w:val="22"/>
          <w:lang w:val="uk-UA"/>
        </w:rPr>
        <w:t>20</w:t>
      </w:r>
      <w:r w:rsidRPr="00F30F13">
        <w:rPr>
          <w:color w:val="0000FF"/>
          <w:sz w:val="22"/>
          <w:szCs w:val="22"/>
          <w:lang w:val="uk-UA"/>
        </w:rPr>
        <w:t xml:space="preserve"> ___ </w:t>
      </w:r>
      <w:r w:rsidRPr="00F30F13">
        <w:rPr>
          <w:sz w:val="22"/>
          <w:szCs w:val="22"/>
          <w:lang w:val="uk-UA"/>
        </w:rPr>
        <w:t>року</w:t>
      </w:r>
      <w:r w:rsidRPr="00F30F13">
        <w:rPr>
          <w:color w:val="0000FF"/>
          <w:sz w:val="22"/>
          <w:szCs w:val="22"/>
          <w:lang w:val="uk-UA"/>
        </w:rPr>
        <w:t>,</w:t>
      </w:r>
      <w:r w:rsidRPr="00F30F13">
        <w:rPr>
          <w:sz w:val="22"/>
          <w:szCs w:val="22"/>
          <w:lang w:val="uk-UA"/>
        </w:rPr>
        <w:t xml:space="preserve"> шляхом внесення коштів на Поточний рахунок, які Банк, використовуючи право договірного списання коштів</w:t>
      </w:r>
      <w:r w:rsidR="00D23BD9" w:rsidRPr="00F30F13">
        <w:rPr>
          <w:sz w:val="22"/>
          <w:szCs w:val="22"/>
          <w:lang w:val="uk-UA"/>
        </w:rPr>
        <w:t>/дебетових переказів</w:t>
      </w:r>
      <w:r w:rsidRPr="00F30F13">
        <w:rPr>
          <w:sz w:val="22"/>
          <w:szCs w:val="22"/>
          <w:lang w:val="uk-UA"/>
        </w:rPr>
        <w:t xml:space="preserve">, надане йому згідно з умовами цього Договору, списує в рахунок погашення Основної суми боргу за Кредитом, сплати процентів, комісійних винагород відповідно до черговості, визначеної цим Договором. </w:t>
      </w:r>
    </w:p>
    <w:p w:rsidR="00F17670" w:rsidRPr="00F30F13" w:rsidRDefault="00F17670" w:rsidP="00011A26">
      <w:pPr>
        <w:ind w:left="284" w:firstLine="283"/>
        <w:jc w:val="both"/>
        <w:rPr>
          <w:sz w:val="22"/>
          <w:szCs w:val="22"/>
          <w:lang w:val="uk-UA"/>
        </w:rPr>
      </w:pPr>
      <w:r w:rsidRPr="00F30F13">
        <w:rPr>
          <w:sz w:val="22"/>
          <w:szCs w:val="22"/>
          <w:lang w:val="uk-UA"/>
        </w:rPr>
        <w:t xml:space="preserve">Останній платіж в рахунок повернення Кредиту, процентів, комісійних винагород Позичальник зобов’язується здійснити не пізніше дати (терміну) остаточного повернення Кредиту, визначеної цим Договором. </w:t>
      </w:r>
    </w:p>
    <w:p w:rsidR="00F17670" w:rsidRPr="00F30F13" w:rsidRDefault="00F17670" w:rsidP="00B352D2">
      <w:pPr>
        <w:pStyle w:val="af"/>
        <w:shd w:val="clear" w:color="auto" w:fill="E7E6E6" w:themeFill="background2"/>
        <w:tabs>
          <w:tab w:val="left" w:pos="0"/>
        </w:tabs>
        <w:spacing w:after="0"/>
        <w:rPr>
          <w:color w:val="FF0000"/>
          <w:sz w:val="22"/>
          <w:szCs w:val="22"/>
          <w:lang w:val="uk-UA"/>
        </w:rPr>
      </w:pPr>
      <w:r w:rsidRPr="00F30F13">
        <w:rPr>
          <w:i/>
          <w:iCs/>
          <w:color w:val="FF0000"/>
          <w:sz w:val="22"/>
          <w:szCs w:val="22"/>
          <w:u w:val="single"/>
          <w:lang w:val="uk-UA"/>
        </w:rPr>
        <w:t>Варіант 2</w:t>
      </w:r>
      <w:r w:rsidRPr="00F30F13">
        <w:rPr>
          <w:i/>
          <w:iCs/>
          <w:color w:val="FF0000"/>
          <w:sz w:val="22"/>
          <w:szCs w:val="22"/>
          <w:lang w:val="uk-UA"/>
        </w:rPr>
        <w:t xml:space="preserve"> – використовується у разі, якщо повернення Основної суми боргу за Кредитом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b/>
          <w:i/>
          <w:iCs/>
          <w:color w:val="FF0000"/>
          <w:sz w:val="22"/>
          <w:szCs w:val="22"/>
          <w:lang w:val="uk-UA"/>
        </w:rPr>
        <w:t>:</w:t>
      </w:r>
    </w:p>
    <w:p w:rsidR="00F17670" w:rsidRPr="00F30F13" w:rsidRDefault="00F17670" w:rsidP="00011A26">
      <w:pPr>
        <w:tabs>
          <w:tab w:val="left" w:pos="0"/>
        </w:tabs>
        <w:jc w:val="both"/>
        <w:rPr>
          <w:sz w:val="22"/>
          <w:szCs w:val="22"/>
          <w:lang w:val="uk-UA"/>
        </w:rPr>
      </w:pPr>
      <w:r w:rsidRPr="00F30F13">
        <w:rPr>
          <w:b/>
          <w:sz w:val="22"/>
          <w:szCs w:val="22"/>
          <w:lang w:val="uk-UA"/>
        </w:rPr>
        <w:t>3.3.3.</w:t>
      </w:r>
      <w:r w:rsidRPr="00F30F13">
        <w:rPr>
          <w:sz w:val="22"/>
          <w:szCs w:val="22"/>
          <w:lang w:val="uk-UA"/>
        </w:rPr>
        <w:t xml:space="preserve"> Позичальник зобов’язується здійснювати повернення Кредиту та сплату процентів за користування ним щомісячно </w:t>
      </w:r>
      <w:proofErr w:type="spellStart"/>
      <w:r w:rsidRPr="00F30F13">
        <w:rPr>
          <w:sz w:val="22"/>
          <w:szCs w:val="22"/>
          <w:lang w:val="uk-UA"/>
        </w:rPr>
        <w:t>ануїтетними</w:t>
      </w:r>
      <w:proofErr w:type="spellEnd"/>
      <w:r w:rsidRPr="00F30F13">
        <w:rPr>
          <w:sz w:val="22"/>
          <w:szCs w:val="22"/>
          <w:lang w:val="uk-UA"/>
        </w:rPr>
        <w:t xml:space="preserve"> </w:t>
      </w:r>
      <w:proofErr w:type="spellStart"/>
      <w:r w:rsidRPr="00F30F13">
        <w:rPr>
          <w:sz w:val="22"/>
          <w:szCs w:val="22"/>
          <w:lang w:val="uk-UA"/>
        </w:rPr>
        <w:t>платежами</w:t>
      </w:r>
      <w:proofErr w:type="spellEnd"/>
      <w:r w:rsidRPr="00F30F13">
        <w:rPr>
          <w:sz w:val="22"/>
          <w:szCs w:val="22"/>
          <w:lang w:val="uk-UA"/>
        </w:rPr>
        <w:t xml:space="preserve"> </w:t>
      </w:r>
      <w:r w:rsidRPr="00F30F13">
        <w:rPr>
          <w:iCs/>
          <w:sz w:val="22"/>
          <w:szCs w:val="22"/>
          <w:lang w:val="uk-UA"/>
        </w:rPr>
        <w:t xml:space="preserve">в розмірі </w:t>
      </w:r>
      <w:r w:rsidRPr="00F30F13">
        <w:rPr>
          <w:i/>
          <w:iCs/>
          <w:color w:val="0000FF"/>
          <w:sz w:val="22"/>
          <w:szCs w:val="22"/>
          <w:lang w:val="uk-UA"/>
        </w:rPr>
        <w:t xml:space="preserve"> </w:t>
      </w:r>
      <w:r w:rsidRPr="00F30F13">
        <w:rPr>
          <w:b/>
          <w:i/>
          <w:iCs/>
          <w:color w:val="0000FF"/>
          <w:sz w:val="22"/>
          <w:szCs w:val="22"/>
          <w:lang w:val="uk-UA"/>
        </w:rPr>
        <w:t xml:space="preserve">_______(__________)  </w:t>
      </w:r>
      <w:r w:rsidRPr="00F30F13">
        <w:rPr>
          <w:b/>
          <w:sz w:val="22"/>
          <w:szCs w:val="22"/>
          <w:lang w:val="uk-UA"/>
        </w:rPr>
        <w:t>гривень __</w:t>
      </w:r>
      <w:r w:rsidRPr="00F30F13">
        <w:rPr>
          <w:sz w:val="22"/>
          <w:szCs w:val="22"/>
          <w:lang w:val="uk-UA"/>
        </w:rPr>
        <w:t xml:space="preserve"> копійок  шляхом  внесення коштів на Поточний рахунок, які Банк, використовуючи право договірного списання коштів</w:t>
      </w:r>
      <w:r w:rsidR="00D23BD9" w:rsidRPr="00F30F13">
        <w:rPr>
          <w:sz w:val="22"/>
          <w:szCs w:val="22"/>
          <w:lang w:val="uk-UA"/>
        </w:rPr>
        <w:t>/дебетових переказів</w:t>
      </w:r>
      <w:r w:rsidRPr="00F30F13">
        <w:rPr>
          <w:sz w:val="22"/>
          <w:szCs w:val="22"/>
          <w:lang w:val="uk-UA"/>
        </w:rPr>
        <w:t xml:space="preserve">, надане йому згідно з умовами цього Договору, списує в рахунок погашення Основної суми боргу за Кредитом та сплати процентів відповідно до черговості, визначеної цим Договором. </w:t>
      </w:r>
    </w:p>
    <w:p w:rsidR="00F17670" w:rsidRPr="00F30F13" w:rsidRDefault="00F17670" w:rsidP="00011A26">
      <w:pPr>
        <w:tabs>
          <w:tab w:val="left" w:pos="0"/>
          <w:tab w:val="left" w:pos="567"/>
        </w:tabs>
        <w:jc w:val="both"/>
        <w:rPr>
          <w:sz w:val="22"/>
          <w:szCs w:val="22"/>
          <w:lang w:val="uk-UA"/>
        </w:rPr>
      </w:pPr>
      <w:r w:rsidRPr="00F30F13">
        <w:rPr>
          <w:sz w:val="22"/>
          <w:szCs w:val="22"/>
          <w:lang w:val="uk-UA"/>
        </w:rPr>
        <w:tab/>
        <w:t xml:space="preserve">Перший </w:t>
      </w:r>
      <w:proofErr w:type="spellStart"/>
      <w:r w:rsidRPr="00F30F13">
        <w:rPr>
          <w:sz w:val="22"/>
          <w:szCs w:val="22"/>
          <w:lang w:val="uk-UA"/>
        </w:rPr>
        <w:t>ануїтетний</w:t>
      </w:r>
      <w:proofErr w:type="spellEnd"/>
      <w:r w:rsidRPr="00F30F13">
        <w:rPr>
          <w:sz w:val="22"/>
          <w:szCs w:val="22"/>
          <w:lang w:val="uk-UA"/>
        </w:rPr>
        <w:t xml:space="preserve"> платіж Позичальник сплачує до  </w:t>
      </w:r>
      <w:r w:rsidRPr="00F30F13">
        <w:rPr>
          <w:color w:val="0000FF"/>
          <w:sz w:val="22"/>
          <w:szCs w:val="22"/>
          <w:lang w:val="uk-UA"/>
        </w:rPr>
        <w:t>_______________</w:t>
      </w:r>
      <w:r w:rsidRPr="00F30F13">
        <w:rPr>
          <w:sz w:val="22"/>
          <w:szCs w:val="22"/>
          <w:lang w:val="uk-UA"/>
        </w:rPr>
        <w:t>20</w:t>
      </w:r>
      <w:r w:rsidRPr="00F30F13">
        <w:rPr>
          <w:color w:val="0000FF"/>
          <w:sz w:val="22"/>
          <w:szCs w:val="22"/>
          <w:lang w:val="uk-UA"/>
        </w:rPr>
        <w:t>__</w:t>
      </w:r>
      <w:r w:rsidRPr="00F30F13">
        <w:rPr>
          <w:sz w:val="22"/>
          <w:szCs w:val="22"/>
          <w:lang w:val="uk-UA"/>
        </w:rPr>
        <w:t xml:space="preserve">року </w:t>
      </w:r>
      <w:r w:rsidRPr="00F30F13">
        <w:rPr>
          <w:i/>
          <w:iCs/>
          <w:color w:val="0000FF"/>
          <w:sz w:val="22"/>
          <w:szCs w:val="22"/>
          <w:lang w:val="uk-UA"/>
        </w:rPr>
        <w:t>(зазначається дата першого платежу, строк настання якої менше одного календарного місяця з дати укладення Договору)</w:t>
      </w:r>
      <w:r w:rsidRPr="00F30F13">
        <w:rPr>
          <w:sz w:val="22"/>
          <w:szCs w:val="22"/>
          <w:lang w:val="uk-UA"/>
        </w:rPr>
        <w:t xml:space="preserve">, в подальшому – не пізніше </w:t>
      </w:r>
      <w:r w:rsidRPr="00F30F13">
        <w:rPr>
          <w:color w:val="0000FF"/>
          <w:sz w:val="22"/>
          <w:szCs w:val="22"/>
          <w:lang w:val="uk-UA"/>
        </w:rPr>
        <w:t xml:space="preserve">______ </w:t>
      </w:r>
      <w:r w:rsidRPr="00F30F13">
        <w:rPr>
          <w:sz w:val="22"/>
          <w:szCs w:val="22"/>
          <w:lang w:val="uk-UA"/>
        </w:rPr>
        <w:t xml:space="preserve">числа кожного місяця. </w:t>
      </w:r>
    </w:p>
    <w:p w:rsidR="00F17670" w:rsidRPr="00F30F13" w:rsidRDefault="00F17670" w:rsidP="00011A26">
      <w:pPr>
        <w:tabs>
          <w:tab w:val="left" w:pos="567"/>
        </w:tabs>
        <w:ind w:firstLine="567"/>
        <w:jc w:val="both"/>
        <w:rPr>
          <w:sz w:val="22"/>
          <w:szCs w:val="22"/>
          <w:lang w:val="uk-UA"/>
        </w:rPr>
      </w:pPr>
      <w:r w:rsidRPr="00F30F13">
        <w:rPr>
          <w:sz w:val="22"/>
          <w:szCs w:val="22"/>
          <w:lang w:val="uk-UA"/>
        </w:rPr>
        <w:t>Останній платіж в рахунок повернення Кредиту та процентів Позичальник зобов’язується здійснити не пізніше терміну (дати) остаточного повернення Кредиту, визначеної цим Договором.</w:t>
      </w:r>
    </w:p>
    <w:p w:rsidR="00D23451" w:rsidRPr="00F30F13" w:rsidRDefault="00D23451" w:rsidP="00F30F13">
      <w:pPr>
        <w:pStyle w:val="23"/>
        <w:tabs>
          <w:tab w:val="left" w:pos="-567"/>
        </w:tabs>
        <w:spacing w:after="60" w:line="240" w:lineRule="auto"/>
        <w:ind w:left="0"/>
        <w:jc w:val="both"/>
        <w:rPr>
          <w:i/>
          <w:iCs/>
          <w:color w:val="FF0000"/>
          <w:sz w:val="22"/>
          <w:szCs w:val="22"/>
          <w:lang w:val="uk-UA"/>
        </w:rPr>
      </w:pPr>
      <w:r w:rsidRPr="00F30F13">
        <w:rPr>
          <w:i/>
          <w:iCs/>
          <w:color w:val="FF0000"/>
          <w:sz w:val="22"/>
          <w:szCs w:val="22"/>
          <w:u w:val="single"/>
        </w:rPr>
        <w:t xml:space="preserve">Варіант </w:t>
      </w:r>
      <w:r w:rsidRPr="00F30F13">
        <w:rPr>
          <w:i/>
          <w:iCs/>
          <w:color w:val="FF0000"/>
          <w:sz w:val="22"/>
          <w:szCs w:val="22"/>
          <w:u w:val="single"/>
          <w:lang w:val="uk-UA"/>
        </w:rPr>
        <w:t>3</w:t>
      </w:r>
      <w:r w:rsidRPr="00F30F13">
        <w:rPr>
          <w:i/>
          <w:iCs/>
          <w:color w:val="FF0000"/>
          <w:sz w:val="22"/>
          <w:szCs w:val="22"/>
        </w:rPr>
        <w:t xml:space="preserve"> – </w:t>
      </w:r>
      <w:r w:rsidRPr="00F30F13">
        <w:rPr>
          <w:i/>
          <w:iCs/>
          <w:color w:val="FF0000"/>
          <w:sz w:val="22"/>
          <w:szCs w:val="22"/>
          <w:lang w:val="uk-UA"/>
        </w:rPr>
        <w:t xml:space="preserve">використовується в наступній </w:t>
      </w:r>
      <w:proofErr w:type="gramStart"/>
      <w:r w:rsidRPr="00F30F13">
        <w:rPr>
          <w:i/>
          <w:iCs/>
          <w:color w:val="FF0000"/>
          <w:sz w:val="22"/>
          <w:szCs w:val="22"/>
          <w:lang w:val="uk-UA"/>
        </w:rPr>
        <w:t>редакції  у</w:t>
      </w:r>
      <w:proofErr w:type="gramEnd"/>
      <w:r w:rsidRPr="00F30F13">
        <w:rPr>
          <w:i/>
          <w:iCs/>
          <w:color w:val="FF0000"/>
          <w:sz w:val="22"/>
          <w:szCs w:val="22"/>
          <w:lang w:val="uk-UA"/>
        </w:rPr>
        <w:t xml:space="preserve"> разі, якщо повернення Основної суми боргу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 xml:space="preserve"> за схемою </w:t>
      </w:r>
      <w:r w:rsidRPr="00F30F13">
        <w:rPr>
          <w:bCs/>
          <w:sz w:val="22"/>
          <w:szCs w:val="22"/>
          <w:lang w:val="uk-UA"/>
        </w:rPr>
        <w:t>"Ануїтет факт/360" (</w:t>
      </w:r>
      <w:r w:rsidRPr="00F30F13">
        <w:rPr>
          <w:i/>
          <w:iCs/>
          <w:color w:val="FF0000"/>
          <w:sz w:val="22"/>
          <w:szCs w:val="22"/>
          <w:lang w:val="uk-UA"/>
        </w:rPr>
        <w:t>після технічної реалізації):</w:t>
      </w:r>
    </w:p>
    <w:p w:rsidR="00D23451" w:rsidRPr="00F30F13" w:rsidRDefault="00D23451" w:rsidP="00F30F13">
      <w:pPr>
        <w:pStyle w:val="23"/>
        <w:tabs>
          <w:tab w:val="left" w:pos="-567"/>
        </w:tabs>
        <w:spacing w:after="60" w:line="240" w:lineRule="auto"/>
        <w:ind w:left="0"/>
        <w:jc w:val="both"/>
        <w:rPr>
          <w:i/>
          <w:sz w:val="22"/>
          <w:szCs w:val="22"/>
          <w:lang w:val="uk-UA"/>
        </w:rPr>
      </w:pPr>
      <w:r w:rsidRPr="00F30F13">
        <w:rPr>
          <w:b/>
          <w:sz w:val="22"/>
          <w:szCs w:val="22"/>
          <w:lang w:val="uk-UA"/>
        </w:rPr>
        <w:t xml:space="preserve">3.3.3. </w:t>
      </w:r>
      <w:r w:rsidRPr="00F30F13">
        <w:rPr>
          <w:sz w:val="22"/>
          <w:szCs w:val="22"/>
          <w:lang w:val="uk-UA"/>
        </w:rPr>
        <w:t xml:space="preserve">Позичальник зобов’язується здійснювати повернення  Кредиту та сплату процентів за користування ним щомісячно </w:t>
      </w:r>
      <w:proofErr w:type="spellStart"/>
      <w:r w:rsidRPr="00F30F13">
        <w:rPr>
          <w:sz w:val="22"/>
          <w:szCs w:val="22"/>
          <w:lang w:val="uk-UA"/>
        </w:rPr>
        <w:t>ануїтетними</w:t>
      </w:r>
      <w:proofErr w:type="spellEnd"/>
      <w:r w:rsidRPr="00F30F13">
        <w:rPr>
          <w:sz w:val="22"/>
          <w:szCs w:val="22"/>
          <w:lang w:val="uk-UA"/>
        </w:rPr>
        <w:t xml:space="preserve"> </w:t>
      </w:r>
      <w:proofErr w:type="spellStart"/>
      <w:r w:rsidRPr="00F30F13">
        <w:rPr>
          <w:sz w:val="22"/>
          <w:szCs w:val="22"/>
          <w:lang w:val="uk-UA"/>
        </w:rPr>
        <w:t>платежами</w:t>
      </w:r>
      <w:proofErr w:type="spellEnd"/>
      <w:r w:rsidRPr="00F30F13">
        <w:rPr>
          <w:sz w:val="22"/>
          <w:szCs w:val="22"/>
          <w:lang w:val="uk-UA"/>
        </w:rPr>
        <w:t xml:space="preserve"> в розмірі </w:t>
      </w:r>
      <w:r w:rsidRPr="00F30F13">
        <w:rPr>
          <w:b/>
          <w:sz w:val="22"/>
          <w:szCs w:val="22"/>
          <w:lang w:val="uk-UA"/>
        </w:rPr>
        <w:t>_______ гривень</w:t>
      </w:r>
      <w:r w:rsidRPr="00F30F13">
        <w:rPr>
          <w:sz w:val="22"/>
          <w:szCs w:val="22"/>
          <w:lang w:val="uk-UA"/>
        </w:rPr>
        <w:t xml:space="preserve"> шляхом внесення коштів на Поточний рахунок, які Банк, використовуючи право договірного списання коштів/дебетових переказів, надане йому згідно з умовами цього Договору, списує в рахунок погашення Основної суми боргу за Кредитом та сплати процентів відповідно до черговості, визначеної цим Договором. </w:t>
      </w:r>
    </w:p>
    <w:p w:rsidR="00D23451" w:rsidRPr="00F30F13" w:rsidRDefault="00D23451" w:rsidP="00F30F13">
      <w:pPr>
        <w:pStyle w:val="23"/>
        <w:tabs>
          <w:tab w:val="left" w:pos="-567"/>
        </w:tabs>
        <w:spacing w:after="60" w:line="240" w:lineRule="auto"/>
        <w:ind w:left="0"/>
        <w:jc w:val="both"/>
        <w:rPr>
          <w:sz w:val="22"/>
          <w:szCs w:val="22"/>
          <w:lang w:val="uk-UA"/>
        </w:rPr>
      </w:pPr>
      <w:r w:rsidRPr="00F30F13">
        <w:rPr>
          <w:sz w:val="22"/>
          <w:szCs w:val="22"/>
          <w:lang w:val="uk-UA"/>
        </w:rPr>
        <w:t xml:space="preserve">Починаючи з місяця, наступного за місяцем отримання Кредиту Позичальник сплачує </w:t>
      </w:r>
      <w:proofErr w:type="spellStart"/>
      <w:r w:rsidRPr="00F30F13">
        <w:rPr>
          <w:sz w:val="22"/>
          <w:szCs w:val="22"/>
          <w:lang w:val="uk-UA"/>
        </w:rPr>
        <w:t>ануїтетний</w:t>
      </w:r>
      <w:proofErr w:type="spellEnd"/>
      <w:r w:rsidRPr="00F30F13">
        <w:rPr>
          <w:sz w:val="22"/>
          <w:szCs w:val="22"/>
          <w:lang w:val="uk-UA"/>
        </w:rPr>
        <w:t xml:space="preserve"> платіж не пізніше </w:t>
      </w:r>
      <w:r w:rsidRPr="00F30F13">
        <w:rPr>
          <w:color w:val="0000FF"/>
          <w:sz w:val="22"/>
          <w:szCs w:val="22"/>
          <w:lang w:val="uk-UA"/>
        </w:rPr>
        <w:t xml:space="preserve">______ </w:t>
      </w:r>
      <w:r w:rsidRPr="00F30F13">
        <w:rPr>
          <w:sz w:val="22"/>
          <w:szCs w:val="22"/>
          <w:lang w:val="uk-UA"/>
        </w:rPr>
        <w:t xml:space="preserve">числа кожного місяця </w:t>
      </w:r>
      <w:r w:rsidRPr="00F30F13">
        <w:rPr>
          <w:i/>
          <w:color w:val="5B9BD5" w:themeColor="accent1"/>
          <w:sz w:val="22"/>
          <w:szCs w:val="22"/>
          <w:lang w:val="uk-UA"/>
        </w:rPr>
        <w:t>(дозволено встановлення платіжної діти тільки в межах 2-28 числа (включно))</w:t>
      </w:r>
      <w:r w:rsidRPr="00F30F13">
        <w:rPr>
          <w:sz w:val="22"/>
          <w:szCs w:val="22"/>
          <w:lang w:val="uk-UA"/>
        </w:rPr>
        <w:t xml:space="preserve">. </w:t>
      </w:r>
    </w:p>
    <w:p w:rsidR="00D23451" w:rsidRPr="00F30F13" w:rsidRDefault="00D23451" w:rsidP="00F30F13">
      <w:pPr>
        <w:pStyle w:val="23"/>
        <w:tabs>
          <w:tab w:val="left" w:pos="-567"/>
        </w:tabs>
        <w:spacing w:after="60" w:line="240" w:lineRule="auto"/>
        <w:ind w:left="0"/>
        <w:jc w:val="both"/>
        <w:rPr>
          <w:sz w:val="22"/>
          <w:szCs w:val="22"/>
          <w:lang w:val="uk-UA"/>
        </w:rPr>
      </w:pPr>
      <w:r w:rsidRPr="00F30F13">
        <w:rPr>
          <w:sz w:val="22"/>
          <w:szCs w:val="22"/>
          <w:lang w:val="uk-UA"/>
        </w:rPr>
        <w:t>Останній платіж в рахунок повернення Кредиту та процентів Позичальник зобов’язується здійснити не пізніше дати (терміну) остаточного повернення Кредиту, визначеної цим Договором.</w:t>
      </w:r>
    </w:p>
    <w:p w:rsidR="00F17670" w:rsidRPr="00F30F13" w:rsidRDefault="00F17670" w:rsidP="00B352D2">
      <w:pPr>
        <w:pStyle w:val="af"/>
        <w:shd w:val="clear" w:color="auto" w:fill="E7E6E6" w:themeFill="background2"/>
        <w:tabs>
          <w:tab w:val="left" w:pos="0"/>
        </w:tabs>
        <w:spacing w:after="0"/>
        <w:rPr>
          <w:b/>
          <w:i/>
          <w:iCs/>
          <w:color w:val="FF0000"/>
          <w:sz w:val="22"/>
          <w:szCs w:val="22"/>
          <w:lang w:val="uk-UA"/>
        </w:rPr>
      </w:pPr>
      <w:r w:rsidRPr="00F30F13">
        <w:rPr>
          <w:i/>
          <w:iCs/>
          <w:color w:val="FF0000"/>
          <w:sz w:val="22"/>
          <w:szCs w:val="22"/>
          <w:u w:val="single"/>
          <w:lang w:val="uk-UA"/>
        </w:rPr>
        <w:t>Варіант 3</w:t>
      </w:r>
      <w:r w:rsidRPr="00F30F13">
        <w:rPr>
          <w:i/>
          <w:iCs/>
          <w:color w:val="FF0000"/>
          <w:sz w:val="22"/>
          <w:szCs w:val="22"/>
          <w:lang w:val="uk-UA"/>
        </w:rPr>
        <w:t xml:space="preserve"> – використовується у разі, якщо Позичальник є працівником Банку та умовами кредитування передбачені дві процентні ставки за користування Кредитом,</w:t>
      </w:r>
      <w:r w:rsidRPr="00F30F13">
        <w:rPr>
          <w:i/>
          <w:color w:val="FF0000"/>
          <w:sz w:val="22"/>
          <w:szCs w:val="22"/>
          <w:lang w:val="uk-UA"/>
        </w:rPr>
        <w:t xml:space="preserve"> які діятимуть в різні проміжки часу, визначені цим Договором,</w:t>
      </w:r>
      <w:r w:rsidRPr="00F30F13">
        <w:rPr>
          <w:i/>
          <w:iCs/>
          <w:color w:val="FF0000"/>
          <w:sz w:val="22"/>
          <w:szCs w:val="22"/>
          <w:lang w:val="uk-UA"/>
        </w:rPr>
        <w:t xml:space="preserve"> а повернення Основної суми боргу за Кредитом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b/>
          <w:i/>
          <w:iCs/>
          <w:color w:val="FF0000"/>
          <w:sz w:val="22"/>
          <w:szCs w:val="22"/>
          <w:lang w:val="uk-UA"/>
        </w:rPr>
        <w:t>:</w:t>
      </w:r>
    </w:p>
    <w:p w:rsidR="00F17670" w:rsidRPr="00F30F13" w:rsidRDefault="00F17670" w:rsidP="00011A26">
      <w:pPr>
        <w:jc w:val="both"/>
        <w:rPr>
          <w:sz w:val="22"/>
          <w:szCs w:val="22"/>
          <w:lang w:val="uk-UA"/>
        </w:rPr>
      </w:pPr>
      <w:r w:rsidRPr="00F30F13">
        <w:rPr>
          <w:b/>
          <w:sz w:val="22"/>
          <w:szCs w:val="22"/>
          <w:lang w:val="uk-UA"/>
        </w:rPr>
        <w:t>3.3.3.</w:t>
      </w:r>
      <w:r w:rsidRPr="00F30F13">
        <w:rPr>
          <w:sz w:val="22"/>
          <w:szCs w:val="22"/>
          <w:lang w:val="uk-UA"/>
        </w:rPr>
        <w:t xml:space="preserve">  Позичальник зобов’язується здійснювати повернення Кредиту та сплату процентів за користування ним щомісячно </w:t>
      </w:r>
      <w:proofErr w:type="spellStart"/>
      <w:r w:rsidRPr="00F30F13">
        <w:rPr>
          <w:sz w:val="22"/>
          <w:szCs w:val="22"/>
          <w:lang w:val="uk-UA"/>
        </w:rPr>
        <w:t>ануїтетними</w:t>
      </w:r>
      <w:proofErr w:type="spellEnd"/>
      <w:r w:rsidRPr="00F30F13">
        <w:rPr>
          <w:sz w:val="22"/>
          <w:szCs w:val="22"/>
          <w:lang w:val="uk-UA"/>
        </w:rPr>
        <w:t xml:space="preserve"> </w:t>
      </w:r>
      <w:proofErr w:type="spellStart"/>
      <w:r w:rsidRPr="00F30F13">
        <w:rPr>
          <w:sz w:val="22"/>
          <w:szCs w:val="22"/>
          <w:lang w:val="uk-UA"/>
        </w:rPr>
        <w:t>платежами</w:t>
      </w:r>
      <w:proofErr w:type="spellEnd"/>
      <w:r w:rsidRPr="00F30F13">
        <w:rPr>
          <w:sz w:val="22"/>
          <w:szCs w:val="22"/>
          <w:lang w:val="uk-UA"/>
        </w:rPr>
        <w:t xml:space="preserve"> в розмірі: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201"/>
        <w:gridCol w:w="4177"/>
      </w:tblGrid>
      <w:tr w:rsidR="00F17670" w:rsidRPr="00F30F13" w:rsidTr="001D477C">
        <w:tc>
          <w:tcPr>
            <w:tcW w:w="1134" w:type="dxa"/>
            <w:shd w:val="clear" w:color="auto" w:fill="auto"/>
            <w:vAlign w:val="center"/>
          </w:tcPr>
          <w:p w:rsidR="00F17670" w:rsidRPr="00F30F13" w:rsidRDefault="00F17670" w:rsidP="00011A26">
            <w:pPr>
              <w:jc w:val="center"/>
              <w:rPr>
                <w:b/>
                <w:sz w:val="22"/>
                <w:szCs w:val="22"/>
                <w:lang w:val="uk-UA"/>
              </w:rPr>
            </w:pPr>
            <w:r w:rsidRPr="00F30F13">
              <w:rPr>
                <w:b/>
                <w:sz w:val="22"/>
                <w:szCs w:val="22"/>
                <w:lang w:val="uk-UA"/>
              </w:rPr>
              <w:t>№ підпункту</w:t>
            </w:r>
          </w:p>
        </w:tc>
        <w:tc>
          <w:tcPr>
            <w:tcW w:w="4678" w:type="dxa"/>
            <w:shd w:val="clear" w:color="auto" w:fill="auto"/>
            <w:vAlign w:val="center"/>
          </w:tcPr>
          <w:p w:rsidR="00F17670" w:rsidRPr="00F30F13" w:rsidRDefault="00F17670" w:rsidP="00011A26">
            <w:pPr>
              <w:jc w:val="center"/>
              <w:rPr>
                <w:b/>
                <w:sz w:val="22"/>
                <w:szCs w:val="22"/>
                <w:lang w:val="uk-UA"/>
              </w:rPr>
            </w:pPr>
            <w:r w:rsidRPr="00F30F13">
              <w:rPr>
                <w:b/>
                <w:sz w:val="22"/>
                <w:szCs w:val="22"/>
                <w:lang w:val="uk-UA"/>
              </w:rPr>
              <w:t xml:space="preserve">Розмір </w:t>
            </w:r>
            <w:proofErr w:type="spellStart"/>
            <w:r w:rsidRPr="00F30F13">
              <w:rPr>
                <w:b/>
                <w:sz w:val="22"/>
                <w:szCs w:val="22"/>
                <w:lang w:val="uk-UA"/>
              </w:rPr>
              <w:t>ануїтетного</w:t>
            </w:r>
            <w:proofErr w:type="spellEnd"/>
            <w:r w:rsidRPr="00F30F13">
              <w:rPr>
                <w:b/>
                <w:sz w:val="22"/>
                <w:szCs w:val="22"/>
                <w:lang w:val="uk-UA"/>
              </w:rPr>
              <w:t xml:space="preserve"> платежу, що підлягає сплаті  Позичальником </w:t>
            </w:r>
          </w:p>
        </w:tc>
        <w:tc>
          <w:tcPr>
            <w:tcW w:w="4820" w:type="dxa"/>
            <w:shd w:val="clear" w:color="auto" w:fill="auto"/>
            <w:vAlign w:val="center"/>
          </w:tcPr>
          <w:p w:rsidR="00F17670" w:rsidRPr="00F30F13" w:rsidRDefault="00F17670" w:rsidP="00011A26">
            <w:pPr>
              <w:jc w:val="center"/>
              <w:rPr>
                <w:b/>
                <w:sz w:val="22"/>
                <w:szCs w:val="22"/>
                <w:lang w:val="uk-UA"/>
              </w:rPr>
            </w:pPr>
            <w:r w:rsidRPr="00F30F13">
              <w:rPr>
                <w:b/>
                <w:sz w:val="22"/>
                <w:szCs w:val="22"/>
                <w:lang w:val="uk-UA"/>
              </w:rPr>
              <w:t xml:space="preserve">Період, протягом якого Позичальником сплачується </w:t>
            </w:r>
            <w:proofErr w:type="spellStart"/>
            <w:r w:rsidRPr="00F30F13">
              <w:rPr>
                <w:b/>
                <w:sz w:val="22"/>
                <w:szCs w:val="22"/>
                <w:lang w:val="uk-UA"/>
              </w:rPr>
              <w:t>ануїтетний</w:t>
            </w:r>
            <w:proofErr w:type="spellEnd"/>
            <w:r w:rsidRPr="00F30F13">
              <w:rPr>
                <w:b/>
                <w:sz w:val="22"/>
                <w:szCs w:val="22"/>
                <w:lang w:val="uk-UA"/>
              </w:rPr>
              <w:t xml:space="preserve"> платіж у зазначеному розмірі</w:t>
            </w:r>
          </w:p>
        </w:tc>
      </w:tr>
      <w:tr w:rsidR="00F17670" w:rsidRPr="00F30F13" w:rsidTr="001D477C">
        <w:tc>
          <w:tcPr>
            <w:tcW w:w="1134" w:type="dxa"/>
            <w:shd w:val="clear" w:color="auto" w:fill="auto"/>
          </w:tcPr>
          <w:p w:rsidR="00F17670" w:rsidRPr="00F30F13" w:rsidRDefault="00F17670" w:rsidP="00011A26">
            <w:pPr>
              <w:jc w:val="center"/>
              <w:rPr>
                <w:sz w:val="22"/>
                <w:szCs w:val="22"/>
                <w:lang w:val="uk-UA"/>
              </w:rPr>
            </w:pPr>
            <w:r w:rsidRPr="00F30F13">
              <w:rPr>
                <w:sz w:val="22"/>
                <w:szCs w:val="22"/>
                <w:lang w:val="uk-UA"/>
              </w:rPr>
              <w:t xml:space="preserve">3.3.3.1. </w:t>
            </w:r>
            <w:r w:rsidR="008445A8" w:rsidRPr="00F30F13">
              <w:rPr>
                <w:sz w:val="22"/>
                <w:szCs w:val="22"/>
                <w:lang w:val="uk-UA"/>
              </w:rPr>
              <w:t>*</w:t>
            </w: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074916" w:rsidRPr="00F30F13" w:rsidRDefault="00074916"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p>
          <w:p w:rsidR="00F17670" w:rsidRPr="00F30F13" w:rsidRDefault="00F17670" w:rsidP="00011A26">
            <w:pPr>
              <w:jc w:val="center"/>
              <w:rPr>
                <w:sz w:val="22"/>
                <w:szCs w:val="22"/>
                <w:lang w:val="uk-UA"/>
              </w:rPr>
            </w:pPr>
            <w:r w:rsidRPr="00F30F13">
              <w:rPr>
                <w:sz w:val="22"/>
                <w:szCs w:val="22"/>
                <w:lang w:val="uk-UA"/>
              </w:rPr>
              <w:t>3.3.3.1.*</w:t>
            </w: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p w:rsidR="008445A8" w:rsidRPr="00F30F13" w:rsidRDefault="008445A8" w:rsidP="00011A26">
            <w:pPr>
              <w:jc w:val="center"/>
              <w:rPr>
                <w:sz w:val="22"/>
                <w:szCs w:val="22"/>
                <w:lang w:val="uk-UA"/>
              </w:rPr>
            </w:pPr>
          </w:p>
        </w:tc>
        <w:tc>
          <w:tcPr>
            <w:tcW w:w="4678" w:type="dxa"/>
            <w:shd w:val="clear" w:color="auto" w:fill="auto"/>
          </w:tcPr>
          <w:p w:rsidR="00F17670" w:rsidRPr="00F30F13" w:rsidRDefault="00F17670" w:rsidP="00011A26">
            <w:pPr>
              <w:jc w:val="both"/>
              <w:rPr>
                <w:i/>
                <w:color w:val="0000FF"/>
                <w:sz w:val="22"/>
                <w:szCs w:val="22"/>
                <w:lang w:val="uk-UA"/>
              </w:rPr>
            </w:pPr>
            <w:r w:rsidRPr="00F30F13">
              <w:rPr>
                <w:iCs/>
                <w:sz w:val="22"/>
                <w:szCs w:val="22"/>
                <w:lang w:val="uk-UA"/>
              </w:rPr>
              <w:t>в сумі</w:t>
            </w:r>
            <w:r w:rsidRPr="00F30F13">
              <w:rPr>
                <w:b/>
                <w:iCs/>
                <w:sz w:val="22"/>
                <w:szCs w:val="22"/>
                <w:lang w:val="uk-UA"/>
              </w:rPr>
              <w:t xml:space="preserve"> ___________ грн</w:t>
            </w:r>
            <w:r w:rsidRPr="00F30F13">
              <w:rPr>
                <w:b/>
                <w:i/>
                <w:color w:val="3366FF"/>
                <w:sz w:val="22"/>
                <w:szCs w:val="22"/>
                <w:lang w:val="uk-UA"/>
              </w:rPr>
              <w:t>.</w:t>
            </w:r>
            <w:r w:rsidRPr="00F30F13">
              <w:rPr>
                <w:i/>
                <w:color w:val="3366FF"/>
                <w:sz w:val="22"/>
                <w:szCs w:val="22"/>
                <w:lang w:val="uk-UA"/>
              </w:rPr>
              <w:t xml:space="preserve"> </w:t>
            </w:r>
            <w:r w:rsidRPr="00F30F13">
              <w:rPr>
                <w:i/>
                <w:color w:val="0000FF"/>
                <w:sz w:val="22"/>
                <w:szCs w:val="22"/>
                <w:lang w:val="uk-UA"/>
              </w:rPr>
              <w:t xml:space="preserve">(розмір платежу визначається з використанням формули визначення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 виходячи з суми Кредиту, розміру процентної ставки, встановленої для позичальників-працівників Банку. Для цілей визначення суми платежу, дата початку періоду відповідає даті надання Кредиту; дата повернення Кредиту відповідає даті остаточного повернення Кредиту, визначеної Договором)</w:t>
            </w: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074916" w:rsidRPr="00F30F13" w:rsidRDefault="00074916"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F17670" w:rsidRPr="00F30F13" w:rsidRDefault="00F17670" w:rsidP="00011A26">
            <w:pPr>
              <w:jc w:val="both"/>
              <w:rPr>
                <w:i/>
                <w:color w:val="0000FF"/>
                <w:sz w:val="22"/>
                <w:szCs w:val="22"/>
                <w:lang w:val="uk-UA"/>
              </w:rPr>
            </w:pPr>
          </w:p>
          <w:p w:rsidR="008445A8" w:rsidRPr="00F30F13" w:rsidRDefault="00F17670" w:rsidP="00011A26">
            <w:pPr>
              <w:jc w:val="both"/>
              <w:rPr>
                <w:i/>
                <w:color w:val="0000FF"/>
                <w:sz w:val="22"/>
                <w:szCs w:val="22"/>
                <w:lang w:val="uk-UA"/>
              </w:rPr>
            </w:pPr>
            <w:r w:rsidRPr="00F30F13">
              <w:rPr>
                <w:sz w:val="22"/>
                <w:szCs w:val="22"/>
                <w:lang w:val="uk-UA"/>
              </w:rPr>
              <w:t>в сумі</w:t>
            </w:r>
            <w:r w:rsidRPr="00F30F13">
              <w:rPr>
                <w:b/>
                <w:sz w:val="22"/>
                <w:szCs w:val="22"/>
                <w:lang w:val="uk-UA"/>
              </w:rPr>
              <w:t xml:space="preserve"> ___________ грн.</w:t>
            </w:r>
            <w:r w:rsidRPr="00F30F13">
              <w:rPr>
                <w:sz w:val="22"/>
                <w:szCs w:val="22"/>
                <w:lang w:val="uk-UA"/>
              </w:rPr>
              <w:t xml:space="preserve"> </w:t>
            </w:r>
            <w:r w:rsidRPr="00F30F13">
              <w:rPr>
                <w:i/>
                <w:color w:val="0000FF"/>
                <w:sz w:val="22"/>
                <w:szCs w:val="22"/>
                <w:lang w:val="uk-UA"/>
              </w:rPr>
              <w:t xml:space="preserve">(розмір платежу визначається з використанням формули визначення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 виходячи з розрахункової відповідно до умов Договору суми залишку кредитної заборгованості на початок періоду сплати </w:t>
            </w:r>
            <w:proofErr w:type="spellStart"/>
            <w:r w:rsidRPr="00F30F13">
              <w:rPr>
                <w:i/>
                <w:color w:val="0000FF"/>
                <w:sz w:val="22"/>
                <w:szCs w:val="22"/>
                <w:lang w:val="uk-UA"/>
              </w:rPr>
              <w:t>ануїтетного</w:t>
            </w:r>
            <w:proofErr w:type="spellEnd"/>
            <w:r w:rsidRPr="00F30F13">
              <w:rPr>
                <w:i/>
                <w:color w:val="0000FF"/>
                <w:sz w:val="22"/>
                <w:szCs w:val="22"/>
                <w:lang w:val="uk-UA"/>
              </w:rPr>
              <w:t xml:space="preserve"> платежу в розмірі, передбаченому цим підпунктом,, розміру процентної ставки, встановленої для позичальників-працівників Банку на наступний період (календарний рік)</w:t>
            </w:r>
            <w:r w:rsidRPr="00F30F13">
              <w:rPr>
                <w:sz w:val="22"/>
                <w:szCs w:val="22"/>
                <w:lang w:val="uk-UA"/>
              </w:rPr>
              <w:t xml:space="preserve"> </w:t>
            </w:r>
            <w:r w:rsidRPr="00F30F13">
              <w:rPr>
                <w:i/>
                <w:color w:val="0000FF"/>
                <w:sz w:val="22"/>
                <w:szCs w:val="22"/>
                <w:lang w:val="uk-UA"/>
              </w:rPr>
              <w:t xml:space="preserve">відповідно до рішення кредитного комітету з роздрібного бізнесу за умови наявності такого рішення на момент укладення кредитного договору. Для цілей визначення суми платежу, дата початку періоду відповідає даті, починаючи з якої слід застосовувати процентну ставку, встановлену для позичальників-працівників Банку на наступний період (календарний рік) відповідно до рішення кредитного комітету з роздрібного бізнесу за умови наявності такого рішення на момент укладення кредитного договору; дата повернення Кредиту відповідає даті остаточного повернення Кредиту, визначеної Договором) </w:t>
            </w:r>
          </w:p>
        </w:tc>
        <w:tc>
          <w:tcPr>
            <w:tcW w:w="4820" w:type="dxa"/>
            <w:shd w:val="clear" w:color="auto" w:fill="auto"/>
          </w:tcPr>
          <w:p w:rsidR="00F17670" w:rsidRPr="00F30F13" w:rsidRDefault="00F17670" w:rsidP="00011A26">
            <w:pPr>
              <w:jc w:val="both"/>
              <w:rPr>
                <w:color w:val="0000FF"/>
                <w:sz w:val="22"/>
                <w:szCs w:val="22"/>
                <w:lang w:val="uk-UA"/>
              </w:rPr>
            </w:pPr>
            <w:r w:rsidRPr="00F30F13">
              <w:rPr>
                <w:sz w:val="22"/>
                <w:szCs w:val="22"/>
                <w:lang w:val="uk-UA"/>
              </w:rPr>
              <w:t>з дати отримання кредитних коштів по дату, яка визначається в залежності від того, що настане раніше:</w:t>
            </w:r>
            <w:r w:rsidRPr="00F30F13">
              <w:rPr>
                <w:color w:val="0000FF"/>
                <w:sz w:val="22"/>
                <w:szCs w:val="22"/>
                <w:lang w:val="uk-UA"/>
              </w:rPr>
              <w:t xml:space="preserve"> </w:t>
            </w:r>
          </w:p>
          <w:p w:rsidR="00F17670" w:rsidRPr="00F30F13" w:rsidRDefault="00F17670" w:rsidP="00011A26">
            <w:pPr>
              <w:jc w:val="both"/>
              <w:rPr>
                <w:color w:val="0000FF"/>
                <w:sz w:val="22"/>
                <w:szCs w:val="22"/>
                <w:lang w:val="uk-UA"/>
              </w:rPr>
            </w:pPr>
            <w:r w:rsidRPr="00F30F13">
              <w:rPr>
                <w:color w:val="0000FF"/>
                <w:sz w:val="22"/>
                <w:szCs w:val="22"/>
                <w:lang w:val="uk-UA"/>
              </w:rPr>
              <w:t xml:space="preserve">1) по </w:t>
            </w:r>
            <w:r w:rsidRPr="00F30F13">
              <w:rPr>
                <w:sz w:val="22"/>
                <w:szCs w:val="22"/>
                <w:lang w:val="uk-UA"/>
              </w:rPr>
              <w:t>_______________ року включно або</w:t>
            </w:r>
            <w:r w:rsidRPr="00F30F13">
              <w:rPr>
                <w:color w:val="0000FF"/>
                <w:sz w:val="22"/>
                <w:szCs w:val="22"/>
                <w:lang w:val="uk-UA"/>
              </w:rPr>
              <w:t xml:space="preserve"> </w:t>
            </w:r>
            <w:r w:rsidRPr="00F30F13">
              <w:rPr>
                <w:i/>
                <w:color w:val="0000FF"/>
                <w:sz w:val="22"/>
                <w:szCs w:val="22"/>
                <w:lang w:val="uk-UA"/>
              </w:rPr>
              <w:t xml:space="preserve">(зазначається визначена рішенням кредитного комітету з роздрібного бізнесу дата закінчення періоду застосування процентної ставки для позичальників-працівників Банку) </w:t>
            </w:r>
            <w:r w:rsidRPr="00F30F13">
              <w:rPr>
                <w:color w:val="0000FF"/>
                <w:sz w:val="22"/>
                <w:szCs w:val="22"/>
                <w:lang w:val="uk-UA"/>
              </w:rPr>
              <w:t xml:space="preserve">  </w:t>
            </w:r>
          </w:p>
          <w:p w:rsidR="00F17670" w:rsidRPr="00F30F13" w:rsidRDefault="00F17670" w:rsidP="00011A26">
            <w:pPr>
              <w:jc w:val="both"/>
              <w:rPr>
                <w:i/>
                <w:color w:val="0000FF"/>
                <w:sz w:val="22"/>
                <w:szCs w:val="22"/>
                <w:lang w:val="uk-UA"/>
              </w:rPr>
            </w:pPr>
            <w:r w:rsidRPr="00F30F13">
              <w:rPr>
                <w:sz w:val="22"/>
                <w:szCs w:val="22"/>
                <w:lang w:val="uk-UA"/>
              </w:rPr>
              <w:t xml:space="preserve">2) по ___ (включно) число </w:t>
            </w:r>
            <w:r w:rsidRPr="00F30F13">
              <w:rPr>
                <w:color w:val="0000FF"/>
                <w:sz w:val="22"/>
                <w:szCs w:val="22"/>
                <w:lang w:val="uk-UA"/>
              </w:rPr>
              <w:t>місяця, що йде другим після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sz w:val="22"/>
                <w:szCs w:val="22"/>
                <w:lang w:val="uk-UA"/>
              </w:rPr>
              <w:t xml:space="preserve"> </w:t>
            </w:r>
            <w:r w:rsidRPr="00F30F13">
              <w:rPr>
                <w:i/>
                <w:color w:val="0000FF"/>
                <w:sz w:val="22"/>
                <w:szCs w:val="22"/>
                <w:lang w:val="uk-UA"/>
              </w:rPr>
              <w:t xml:space="preserve">(зазначається число (без місяця і року), що передує  визначеній Договором даті, в яку здійснюється сплата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w:t>
            </w:r>
          </w:p>
          <w:p w:rsidR="00074916" w:rsidRPr="00F30F13" w:rsidRDefault="00074916" w:rsidP="00074916">
            <w:pPr>
              <w:jc w:val="both"/>
              <w:rPr>
                <w:i/>
                <w:color w:val="0000FF"/>
                <w:sz w:val="22"/>
                <w:szCs w:val="22"/>
                <w:lang w:val="uk-UA"/>
              </w:rPr>
            </w:pPr>
            <w:r w:rsidRPr="00F30F13">
              <w:rPr>
                <w:i/>
                <w:color w:val="0000FF"/>
                <w:sz w:val="22"/>
                <w:szCs w:val="22"/>
                <w:lang w:val="uk-UA"/>
              </w:rPr>
              <w:t xml:space="preserve">п.2 викладається в наступній редакції у разі повернення Основної суми боргу за Кредитом та процентів за користування Кредитом передбачається здійснювати </w:t>
            </w:r>
            <w:proofErr w:type="spellStart"/>
            <w:r w:rsidRPr="00F30F13">
              <w:rPr>
                <w:i/>
                <w:color w:val="0000FF"/>
                <w:sz w:val="22"/>
                <w:szCs w:val="22"/>
                <w:lang w:val="uk-UA"/>
              </w:rPr>
              <w:t>ануїтетними</w:t>
            </w:r>
            <w:proofErr w:type="spellEnd"/>
            <w:r w:rsidRPr="00F30F13">
              <w:rPr>
                <w:i/>
                <w:color w:val="0000FF"/>
                <w:sz w:val="22"/>
                <w:szCs w:val="22"/>
                <w:lang w:val="uk-UA"/>
              </w:rPr>
              <w:t xml:space="preserve"> </w:t>
            </w:r>
            <w:proofErr w:type="spellStart"/>
            <w:r w:rsidRPr="00F30F13">
              <w:rPr>
                <w:i/>
                <w:color w:val="0000FF"/>
                <w:sz w:val="22"/>
                <w:szCs w:val="22"/>
                <w:lang w:val="uk-UA"/>
              </w:rPr>
              <w:t>платежами</w:t>
            </w:r>
            <w:proofErr w:type="spellEnd"/>
            <w:r w:rsidRPr="00F30F13">
              <w:rPr>
                <w:i/>
                <w:color w:val="0000FF"/>
                <w:sz w:val="22"/>
                <w:szCs w:val="22"/>
                <w:lang w:val="uk-UA"/>
              </w:rPr>
              <w:t xml:space="preserve"> за схемою "Ануїтет факт/360" (після технічної реалізації):</w:t>
            </w:r>
          </w:p>
          <w:p w:rsidR="00F17670" w:rsidRPr="00F30F13" w:rsidRDefault="00074916" w:rsidP="00F30F13">
            <w:pPr>
              <w:jc w:val="both"/>
              <w:rPr>
                <w:i/>
                <w:color w:val="0000FF"/>
                <w:sz w:val="22"/>
                <w:szCs w:val="22"/>
                <w:lang w:val="uk-UA"/>
              </w:rPr>
            </w:pPr>
            <w:r w:rsidRPr="00F30F13">
              <w:rPr>
                <w:sz w:val="22"/>
                <w:szCs w:val="22"/>
                <w:lang w:val="uk-UA"/>
              </w:rPr>
              <w:t xml:space="preserve">2)по останній (включно) календарний день місяця,  в якому відбулось припинення трудових відносин Позичальника з Банком (за виключенням припинення трудових відносин у зв’язку з виходом на пенсію) </w:t>
            </w:r>
          </w:p>
          <w:p w:rsidR="00F17670" w:rsidRPr="00F30F13" w:rsidRDefault="00F17670" w:rsidP="00011A26">
            <w:pPr>
              <w:rPr>
                <w:i/>
                <w:color w:val="0000FF"/>
                <w:sz w:val="22"/>
                <w:szCs w:val="22"/>
                <w:lang w:val="uk-UA"/>
              </w:rPr>
            </w:pPr>
          </w:p>
          <w:p w:rsidR="00F17670" w:rsidRPr="00F30F13" w:rsidRDefault="00F17670" w:rsidP="00011A26">
            <w:pPr>
              <w:jc w:val="both"/>
              <w:rPr>
                <w:color w:val="0000FF"/>
                <w:sz w:val="22"/>
                <w:szCs w:val="22"/>
                <w:lang w:val="uk-UA"/>
              </w:rPr>
            </w:pPr>
            <w:r w:rsidRPr="00F30F13">
              <w:rPr>
                <w:sz w:val="22"/>
                <w:szCs w:val="22"/>
                <w:lang w:val="uk-UA"/>
              </w:rPr>
              <w:t>з _____ ____________ по</w:t>
            </w:r>
            <w:r w:rsidRPr="00F30F13">
              <w:rPr>
                <w:color w:val="0000FF"/>
                <w:sz w:val="22"/>
                <w:szCs w:val="22"/>
                <w:lang w:val="uk-UA"/>
              </w:rPr>
              <w:t xml:space="preserve"> </w:t>
            </w:r>
            <w:r w:rsidRPr="00F30F13">
              <w:rPr>
                <w:sz w:val="22"/>
                <w:szCs w:val="22"/>
                <w:lang w:val="uk-UA"/>
              </w:rPr>
              <w:t>дату, яка визначається в залежності від того, що настане раніше:</w:t>
            </w:r>
            <w:r w:rsidRPr="00F30F13">
              <w:rPr>
                <w:color w:val="0000FF"/>
                <w:sz w:val="22"/>
                <w:szCs w:val="22"/>
                <w:lang w:val="uk-UA"/>
              </w:rPr>
              <w:t xml:space="preserve"> </w:t>
            </w:r>
          </w:p>
          <w:p w:rsidR="00F17670" w:rsidRPr="00F30F13" w:rsidRDefault="00F17670" w:rsidP="00011A26">
            <w:pPr>
              <w:jc w:val="both"/>
              <w:rPr>
                <w:color w:val="0000FF"/>
                <w:sz w:val="22"/>
                <w:szCs w:val="22"/>
                <w:lang w:val="uk-UA"/>
              </w:rPr>
            </w:pPr>
            <w:r w:rsidRPr="00F30F13">
              <w:rPr>
                <w:color w:val="0000FF"/>
                <w:sz w:val="22"/>
                <w:szCs w:val="22"/>
                <w:lang w:val="uk-UA"/>
              </w:rPr>
              <w:t xml:space="preserve">1) по </w:t>
            </w:r>
            <w:r w:rsidRPr="00F30F13">
              <w:rPr>
                <w:sz w:val="22"/>
                <w:szCs w:val="22"/>
                <w:lang w:val="uk-UA"/>
              </w:rPr>
              <w:t>_______________ року включно або</w:t>
            </w:r>
            <w:r w:rsidRPr="00F30F13">
              <w:rPr>
                <w:color w:val="0000FF"/>
                <w:sz w:val="22"/>
                <w:szCs w:val="22"/>
                <w:lang w:val="uk-UA"/>
              </w:rPr>
              <w:t xml:space="preserve"> </w:t>
            </w:r>
            <w:r w:rsidRPr="00F30F13">
              <w:rPr>
                <w:i/>
                <w:color w:val="0000FF"/>
                <w:sz w:val="22"/>
                <w:szCs w:val="22"/>
                <w:lang w:val="uk-UA"/>
              </w:rPr>
              <w:t>(зазначається період кредитування з дати   визначеної рішенням кредитного комітету з роздрібного бізнесу як дата початку періоду застосування процентної ставки для позичальників-працівників Банку на наступний календарний рік до дати закінчення періоду застосування процентної ставки для позичальників-працівників Банку</w:t>
            </w:r>
            <w:r w:rsidRPr="00F30F13" w:rsidDel="00FB614C">
              <w:rPr>
                <w:i/>
                <w:color w:val="0000FF"/>
                <w:sz w:val="22"/>
                <w:szCs w:val="22"/>
                <w:lang w:val="uk-UA"/>
              </w:rPr>
              <w:t xml:space="preserve"> </w:t>
            </w:r>
            <w:r w:rsidRPr="00F30F13">
              <w:rPr>
                <w:i/>
                <w:color w:val="0000FF"/>
                <w:sz w:val="22"/>
                <w:szCs w:val="22"/>
                <w:lang w:val="uk-UA"/>
              </w:rPr>
              <w:t xml:space="preserve">(за умови наявності такого рішення на момент укладення кредитного договору)) </w:t>
            </w:r>
          </w:p>
          <w:p w:rsidR="00F17670" w:rsidRPr="00F30F13" w:rsidRDefault="00F17670" w:rsidP="00011A26">
            <w:pPr>
              <w:jc w:val="both"/>
              <w:rPr>
                <w:i/>
                <w:color w:val="0000FF"/>
                <w:sz w:val="22"/>
                <w:szCs w:val="22"/>
                <w:lang w:val="uk-UA"/>
              </w:rPr>
            </w:pPr>
            <w:r w:rsidRPr="00F30F13">
              <w:rPr>
                <w:sz w:val="22"/>
                <w:szCs w:val="22"/>
                <w:lang w:val="uk-UA"/>
              </w:rPr>
              <w:t xml:space="preserve">2) по ___ (включно) число </w:t>
            </w:r>
            <w:r w:rsidRPr="00F30F13">
              <w:rPr>
                <w:color w:val="0000FF"/>
                <w:sz w:val="22"/>
                <w:szCs w:val="22"/>
                <w:lang w:val="uk-UA"/>
              </w:rPr>
              <w:t>місяця, що йде другим після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r w:rsidRPr="00F30F13">
              <w:rPr>
                <w:sz w:val="22"/>
                <w:szCs w:val="22"/>
                <w:lang w:val="uk-UA"/>
              </w:rPr>
              <w:t xml:space="preserve"> </w:t>
            </w:r>
            <w:r w:rsidRPr="00F30F13">
              <w:rPr>
                <w:i/>
                <w:color w:val="0000FF"/>
                <w:sz w:val="22"/>
                <w:szCs w:val="22"/>
                <w:lang w:val="uk-UA"/>
              </w:rPr>
              <w:t xml:space="preserve">(зазначається число (без місяця і року), що передує  визначеній Договором даті, в яку здійснюється сплата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w:t>
            </w:r>
          </w:p>
          <w:p w:rsidR="00074916" w:rsidRPr="00F30F13" w:rsidRDefault="00074916" w:rsidP="00074916">
            <w:pPr>
              <w:jc w:val="both"/>
              <w:rPr>
                <w:i/>
                <w:color w:val="0000FF"/>
                <w:sz w:val="22"/>
                <w:szCs w:val="22"/>
                <w:lang w:val="uk-UA"/>
              </w:rPr>
            </w:pPr>
            <w:r w:rsidRPr="00F30F13">
              <w:rPr>
                <w:i/>
                <w:color w:val="0000FF"/>
                <w:sz w:val="22"/>
                <w:szCs w:val="22"/>
                <w:lang w:val="uk-UA"/>
              </w:rPr>
              <w:t xml:space="preserve">п.2 викладається в наступній редакції у разі повернення Основної суми боргу за Кредитом та процентів за користування Кредитом передбачається здійснювати </w:t>
            </w:r>
            <w:proofErr w:type="spellStart"/>
            <w:r w:rsidRPr="00F30F13">
              <w:rPr>
                <w:i/>
                <w:color w:val="0000FF"/>
                <w:sz w:val="22"/>
                <w:szCs w:val="22"/>
                <w:lang w:val="uk-UA"/>
              </w:rPr>
              <w:t>ануїтетними</w:t>
            </w:r>
            <w:proofErr w:type="spellEnd"/>
            <w:r w:rsidRPr="00F30F13">
              <w:rPr>
                <w:i/>
                <w:color w:val="0000FF"/>
                <w:sz w:val="22"/>
                <w:szCs w:val="22"/>
                <w:lang w:val="uk-UA"/>
              </w:rPr>
              <w:t xml:space="preserve"> </w:t>
            </w:r>
            <w:proofErr w:type="spellStart"/>
            <w:r w:rsidRPr="00F30F13">
              <w:rPr>
                <w:i/>
                <w:color w:val="0000FF"/>
                <w:sz w:val="22"/>
                <w:szCs w:val="22"/>
                <w:lang w:val="uk-UA"/>
              </w:rPr>
              <w:t>платежами</w:t>
            </w:r>
            <w:proofErr w:type="spellEnd"/>
            <w:r w:rsidRPr="00F30F13">
              <w:rPr>
                <w:i/>
                <w:color w:val="0000FF"/>
                <w:sz w:val="22"/>
                <w:szCs w:val="22"/>
                <w:lang w:val="uk-UA"/>
              </w:rPr>
              <w:t xml:space="preserve"> за схемою "Ануїтет факт/360" (після технічної реалізації):</w:t>
            </w:r>
          </w:p>
          <w:p w:rsidR="008445A8" w:rsidRPr="00F30F13" w:rsidRDefault="00074916" w:rsidP="00074916">
            <w:pPr>
              <w:rPr>
                <w:i/>
                <w:color w:val="0000FF"/>
                <w:sz w:val="22"/>
                <w:szCs w:val="22"/>
                <w:lang w:val="uk-UA"/>
              </w:rPr>
            </w:pPr>
            <w:r w:rsidRPr="00F30F13">
              <w:rPr>
                <w:sz w:val="22"/>
                <w:szCs w:val="22"/>
                <w:lang w:val="uk-UA"/>
              </w:rPr>
              <w:t>2)по останній (включно) календарний день місяця,  в якому відбулось припинення трудових відносин Позичальника з Банком (за виключенням припинення трудових відносин у зв’язку з виходом на пенсію)</w:t>
            </w:r>
          </w:p>
        </w:tc>
      </w:tr>
      <w:tr w:rsidR="00F17670" w:rsidRPr="00F30F13" w:rsidTr="001D477C">
        <w:tc>
          <w:tcPr>
            <w:tcW w:w="1134" w:type="dxa"/>
            <w:shd w:val="clear" w:color="auto" w:fill="auto"/>
          </w:tcPr>
          <w:p w:rsidR="00F17670" w:rsidRPr="00F30F13" w:rsidRDefault="00F17670" w:rsidP="00011A26">
            <w:pPr>
              <w:jc w:val="center"/>
              <w:rPr>
                <w:sz w:val="22"/>
                <w:szCs w:val="22"/>
                <w:lang w:val="uk-UA"/>
              </w:rPr>
            </w:pPr>
            <w:r w:rsidRPr="00F30F13">
              <w:rPr>
                <w:sz w:val="22"/>
                <w:szCs w:val="22"/>
                <w:lang w:val="uk-UA"/>
              </w:rPr>
              <w:t>3.3.3.2.</w:t>
            </w:r>
          </w:p>
        </w:tc>
        <w:tc>
          <w:tcPr>
            <w:tcW w:w="4678" w:type="dxa"/>
            <w:shd w:val="clear" w:color="auto" w:fill="auto"/>
          </w:tcPr>
          <w:p w:rsidR="00F17670" w:rsidRPr="00F30F13" w:rsidRDefault="00F17670" w:rsidP="00011A26">
            <w:pPr>
              <w:jc w:val="both"/>
              <w:rPr>
                <w:iCs/>
                <w:sz w:val="22"/>
                <w:szCs w:val="22"/>
                <w:lang w:val="uk-UA"/>
              </w:rPr>
            </w:pPr>
            <w:r w:rsidRPr="00F30F13">
              <w:rPr>
                <w:iCs/>
                <w:sz w:val="22"/>
                <w:szCs w:val="22"/>
                <w:lang w:val="uk-UA"/>
              </w:rPr>
              <w:t>в сумі</w:t>
            </w:r>
            <w:r w:rsidRPr="00F30F13">
              <w:rPr>
                <w:b/>
                <w:iCs/>
                <w:sz w:val="22"/>
                <w:szCs w:val="22"/>
                <w:lang w:val="uk-UA"/>
              </w:rPr>
              <w:t xml:space="preserve"> ___________ грн.</w:t>
            </w:r>
            <w:r w:rsidRPr="00F30F13">
              <w:rPr>
                <w:iCs/>
                <w:sz w:val="22"/>
                <w:szCs w:val="22"/>
                <w:lang w:val="uk-UA"/>
              </w:rPr>
              <w:t xml:space="preserve"> </w:t>
            </w:r>
            <w:r w:rsidRPr="00F30F13">
              <w:rPr>
                <w:i/>
                <w:color w:val="0000FF"/>
                <w:sz w:val="22"/>
                <w:szCs w:val="22"/>
                <w:lang w:val="uk-UA"/>
              </w:rPr>
              <w:t xml:space="preserve">(розмір платежу визначається з використанням формули визначення </w:t>
            </w:r>
            <w:proofErr w:type="spellStart"/>
            <w:r w:rsidRPr="00F30F13">
              <w:rPr>
                <w:i/>
                <w:color w:val="0000FF"/>
                <w:sz w:val="22"/>
                <w:szCs w:val="22"/>
                <w:lang w:val="uk-UA"/>
              </w:rPr>
              <w:t>ануїтетних</w:t>
            </w:r>
            <w:proofErr w:type="spellEnd"/>
            <w:r w:rsidRPr="00F30F13">
              <w:rPr>
                <w:i/>
                <w:color w:val="0000FF"/>
                <w:sz w:val="22"/>
                <w:szCs w:val="22"/>
                <w:lang w:val="uk-UA"/>
              </w:rPr>
              <w:t xml:space="preserve"> платежів, виходячи з розрахункової відповідно до умов Договору суми залишку кредитної заборгованості на початок періоду сплати </w:t>
            </w:r>
            <w:proofErr w:type="spellStart"/>
            <w:r w:rsidRPr="00F30F13">
              <w:rPr>
                <w:i/>
                <w:color w:val="0000FF"/>
                <w:sz w:val="22"/>
                <w:szCs w:val="22"/>
                <w:lang w:val="uk-UA"/>
              </w:rPr>
              <w:t>ануїтетного</w:t>
            </w:r>
            <w:proofErr w:type="spellEnd"/>
            <w:r w:rsidRPr="00F30F13">
              <w:rPr>
                <w:i/>
                <w:color w:val="0000FF"/>
                <w:sz w:val="22"/>
                <w:szCs w:val="22"/>
                <w:lang w:val="uk-UA"/>
              </w:rPr>
              <w:t xml:space="preserve"> платежу в розмірі, передбаченому цим підпунктом, розміру процентної ставки, визначеної роздрібним (стандартизованим) банківським продуктом/ стандартизованими умовами кредитування/рішенням кредитного комітету з роздрібного бізнесу за загальним кредитним запитом, діючими на момент укладання Договору. Для цілей визначення суми платежу, дата початку періоду відповідає даті, визначеній пунктом Договору стосовно строку застосування процентної ставки в розмірі, визначеному роздрібним (стандартизованим) банківським продуктом/ стандартизованими умовами кредитування/рішенням кредитного комітету з роздрібного бізнесу за загальним кредитним запитом; дата повернення Кредиту відповідає даті остаточного повернення Кредиту, визначеної цим Договором)</w:t>
            </w:r>
          </w:p>
        </w:tc>
        <w:tc>
          <w:tcPr>
            <w:tcW w:w="4820" w:type="dxa"/>
            <w:shd w:val="clear" w:color="auto" w:fill="auto"/>
          </w:tcPr>
          <w:p w:rsidR="00F17670" w:rsidRPr="00F30F13" w:rsidRDefault="00F17670" w:rsidP="00011A26">
            <w:pPr>
              <w:jc w:val="both"/>
              <w:rPr>
                <w:iCs/>
                <w:sz w:val="22"/>
                <w:szCs w:val="22"/>
                <w:lang w:val="uk-UA"/>
              </w:rPr>
            </w:pPr>
            <w:r w:rsidRPr="00F30F13">
              <w:rPr>
                <w:iCs/>
                <w:sz w:val="22"/>
                <w:szCs w:val="22"/>
                <w:lang w:val="uk-UA"/>
              </w:rPr>
              <w:t>починаючи з календарного дня, наступного за днем припинення періоду дії процентної ставки, встановленої відповідно до підпункту 2.4.1.1. цього Договору, до терміну остаточного повернення Кредиту, визначеного цим Договором.</w:t>
            </w:r>
          </w:p>
        </w:tc>
      </w:tr>
    </w:tbl>
    <w:p w:rsidR="008445A8" w:rsidRPr="00F30F13" w:rsidRDefault="00F17670" w:rsidP="00011A26">
      <w:pPr>
        <w:jc w:val="both"/>
        <w:rPr>
          <w:i/>
          <w:color w:val="0000FF"/>
          <w:sz w:val="22"/>
          <w:szCs w:val="22"/>
          <w:lang w:val="uk-UA"/>
        </w:rPr>
      </w:pPr>
      <w:r w:rsidRPr="00F30F13">
        <w:rPr>
          <w:i/>
          <w:color w:val="0000FF"/>
          <w:sz w:val="22"/>
          <w:szCs w:val="22"/>
          <w:lang w:val="uk-UA"/>
        </w:rPr>
        <w:t>*застосовується виключно для випадку якщо при укладенні Договору відомий розмір процентної ставки за кредитними договорами, що укладаються Банком з позичальниками, які є його працівниками на наступний календарний рік.</w:t>
      </w:r>
    </w:p>
    <w:p w:rsidR="00F17670" w:rsidRPr="00F30F13" w:rsidRDefault="00F17670" w:rsidP="00011A26">
      <w:pPr>
        <w:ind w:firstLine="425"/>
        <w:jc w:val="both"/>
        <w:rPr>
          <w:sz w:val="22"/>
          <w:szCs w:val="22"/>
          <w:lang w:val="uk-UA"/>
        </w:rPr>
      </w:pPr>
      <w:r w:rsidRPr="00F30F13">
        <w:rPr>
          <w:sz w:val="22"/>
          <w:szCs w:val="22"/>
          <w:lang w:val="uk-UA"/>
        </w:rPr>
        <w:t>Повернення Кредиту та сплата процентів за користування ним здійснюється Позичальником шляхом  внесення коштів на Поточний рахунок, які Банк, використовуючи право договірного списання коштів</w:t>
      </w:r>
      <w:r w:rsidR="00D23BD9" w:rsidRPr="00F30F13">
        <w:rPr>
          <w:sz w:val="22"/>
          <w:szCs w:val="22"/>
          <w:lang w:val="uk-UA"/>
        </w:rPr>
        <w:t>/дебетових переказів</w:t>
      </w:r>
      <w:r w:rsidRPr="00F30F13">
        <w:rPr>
          <w:sz w:val="22"/>
          <w:szCs w:val="22"/>
          <w:lang w:val="uk-UA"/>
        </w:rPr>
        <w:t xml:space="preserve">, наданого йому згідно з умовами цього Договору, списує в рахунок погашення Основної суми боргу за Кредитом та сплати процентів відповідно до черговості, визначеної цим Договором. </w:t>
      </w:r>
    </w:p>
    <w:p w:rsidR="00074916" w:rsidRPr="00F30F13" w:rsidRDefault="00074916" w:rsidP="00F30F13">
      <w:pPr>
        <w:ind w:left="142"/>
        <w:jc w:val="both"/>
        <w:rPr>
          <w:i/>
          <w:iCs/>
          <w:color w:val="FF0000"/>
          <w:sz w:val="22"/>
          <w:szCs w:val="22"/>
          <w:lang w:val="uk-UA"/>
        </w:rPr>
      </w:pPr>
      <w:r w:rsidRPr="00F30F13">
        <w:rPr>
          <w:i/>
          <w:iCs/>
          <w:color w:val="FF0000"/>
          <w:sz w:val="22"/>
          <w:szCs w:val="22"/>
          <w:lang w:val="uk-UA"/>
        </w:rPr>
        <w:t>Абзаци 3 та 4 викладаються в одному із 2-х варіантів:</w:t>
      </w:r>
    </w:p>
    <w:p w:rsidR="00074916" w:rsidRPr="00F30F13" w:rsidRDefault="00074916" w:rsidP="00F30F13">
      <w:pPr>
        <w:ind w:left="142"/>
        <w:jc w:val="both"/>
        <w:rPr>
          <w:i/>
          <w:iCs/>
          <w:color w:val="FF0000"/>
          <w:sz w:val="22"/>
          <w:szCs w:val="22"/>
          <w:lang w:val="uk-UA"/>
        </w:rPr>
      </w:pPr>
      <w:r w:rsidRPr="00F30F13">
        <w:rPr>
          <w:i/>
          <w:iCs/>
          <w:color w:val="FF0000"/>
          <w:sz w:val="22"/>
          <w:szCs w:val="22"/>
          <w:lang w:val="uk-UA"/>
        </w:rPr>
        <w:t>Варіант 1:</w:t>
      </w:r>
    </w:p>
    <w:p w:rsidR="00074916" w:rsidRPr="00F30F13" w:rsidRDefault="00074916" w:rsidP="00F30F13">
      <w:pPr>
        <w:jc w:val="both"/>
        <w:rPr>
          <w:sz w:val="22"/>
          <w:szCs w:val="22"/>
        </w:rPr>
      </w:pPr>
    </w:p>
    <w:p w:rsidR="00F17670" w:rsidRPr="00F30F13" w:rsidRDefault="00F17670" w:rsidP="008445A8">
      <w:pPr>
        <w:tabs>
          <w:tab w:val="center" w:pos="1560"/>
        </w:tabs>
        <w:ind w:firstLine="567"/>
        <w:jc w:val="both"/>
        <w:rPr>
          <w:sz w:val="22"/>
          <w:szCs w:val="22"/>
          <w:lang w:val="uk-UA"/>
        </w:rPr>
      </w:pPr>
      <w:r w:rsidRPr="00F30F13">
        <w:rPr>
          <w:sz w:val="22"/>
          <w:szCs w:val="22"/>
          <w:lang w:val="uk-UA"/>
        </w:rPr>
        <w:t xml:space="preserve">Перший </w:t>
      </w:r>
      <w:proofErr w:type="spellStart"/>
      <w:r w:rsidRPr="00F30F13">
        <w:rPr>
          <w:sz w:val="22"/>
          <w:szCs w:val="22"/>
          <w:lang w:val="uk-UA"/>
        </w:rPr>
        <w:t>ануїтетний</w:t>
      </w:r>
      <w:proofErr w:type="spellEnd"/>
      <w:r w:rsidRPr="00F30F13">
        <w:rPr>
          <w:sz w:val="22"/>
          <w:szCs w:val="22"/>
          <w:lang w:val="uk-UA"/>
        </w:rPr>
        <w:t xml:space="preserve"> платіж Позичальник сплачує – до _______________20__року </w:t>
      </w:r>
      <w:r w:rsidRPr="00F30F13">
        <w:rPr>
          <w:i/>
          <w:color w:val="0000FF"/>
          <w:sz w:val="22"/>
          <w:szCs w:val="22"/>
          <w:lang w:val="uk-UA"/>
        </w:rPr>
        <w:t>(зазначається дата першого платежу, строк настання якої менше одного календарного місяця з дати укладення Договору),</w:t>
      </w:r>
      <w:r w:rsidRPr="00F30F13">
        <w:rPr>
          <w:sz w:val="22"/>
          <w:szCs w:val="22"/>
          <w:lang w:val="uk-UA"/>
        </w:rPr>
        <w:t xml:space="preserve"> в подальшому – не пізніше </w:t>
      </w:r>
      <w:r w:rsidRPr="00F30F13">
        <w:rPr>
          <w:color w:val="0000FF"/>
          <w:sz w:val="22"/>
          <w:szCs w:val="22"/>
          <w:lang w:val="uk-UA"/>
        </w:rPr>
        <w:t xml:space="preserve">______ </w:t>
      </w:r>
      <w:r w:rsidRPr="00F30F13">
        <w:rPr>
          <w:sz w:val="22"/>
          <w:szCs w:val="22"/>
          <w:lang w:val="uk-UA"/>
        </w:rPr>
        <w:t xml:space="preserve">числа кожного місяця. </w:t>
      </w:r>
    </w:p>
    <w:p w:rsidR="00F17670" w:rsidRPr="00F30F13" w:rsidRDefault="00F17670" w:rsidP="008445A8">
      <w:pPr>
        <w:tabs>
          <w:tab w:val="center" w:pos="1560"/>
        </w:tabs>
        <w:ind w:firstLine="567"/>
        <w:jc w:val="both"/>
        <w:rPr>
          <w:sz w:val="22"/>
          <w:szCs w:val="22"/>
          <w:lang w:val="uk-UA"/>
        </w:rPr>
      </w:pPr>
      <w:r w:rsidRPr="00F30F13">
        <w:rPr>
          <w:sz w:val="22"/>
          <w:szCs w:val="22"/>
          <w:lang w:val="uk-UA"/>
        </w:rPr>
        <w:t>Останній платіж в рахунок повернення Кредиту та процентів Позичальник зобов’язується здійснити не пізніше дати (терміну) остаточного повернення Кредиту, визначеної цим Договором.</w:t>
      </w:r>
    </w:p>
    <w:p w:rsidR="00074916" w:rsidRPr="00F30F13" w:rsidRDefault="00074916" w:rsidP="00F30F13">
      <w:pPr>
        <w:ind w:left="142"/>
        <w:jc w:val="both"/>
        <w:rPr>
          <w:i/>
          <w:iCs/>
          <w:color w:val="FF0000"/>
          <w:sz w:val="22"/>
          <w:szCs w:val="22"/>
          <w:lang w:val="uk-UA"/>
        </w:rPr>
      </w:pPr>
      <w:r w:rsidRPr="00C70A77">
        <w:rPr>
          <w:i/>
          <w:iCs/>
          <w:color w:val="FF0000"/>
          <w:sz w:val="22"/>
          <w:szCs w:val="22"/>
          <w:highlight w:val="lightGray"/>
          <w:lang w:val="uk-UA"/>
        </w:rPr>
        <w:t xml:space="preserve">Варіант 2 викладається в наступній редакції у разі повернення Основної суми боргу за Кредитом та процентів за користування Кредитом передбачається здійснювати </w:t>
      </w:r>
      <w:proofErr w:type="spellStart"/>
      <w:r w:rsidRPr="00C70A77">
        <w:rPr>
          <w:i/>
          <w:iCs/>
          <w:color w:val="FF0000"/>
          <w:sz w:val="22"/>
          <w:szCs w:val="22"/>
          <w:highlight w:val="lightGray"/>
          <w:lang w:val="uk-UA"/>
        </w:rPr>
        <w:t>ануїтетними</w:t>
      </w:r>
      <w:proofErr w:type="spellEnd"/>
      <w:r w:rsidRPr="00C70A77">
        <w:rPr>
          <w:i/>
          <w:iCs/>
          <w:color w:val="FF0000"/>
          <w:sz w:val="22"/>
          <w:szCs w:val="22"/>
          <w:highlight w:val="lightGray"/>
          <w:lang w:val="uk-UA"/>
        </w:rPr>
        <w:t xml:space="preserve"> </w:t>
      </w:r>
      <w:proofErr w:type="spellStart"/>
      <w:r w:rsidRPr="00C70A77">
        <w:rPr>
          <w:i/>
          <w:iCs/>
          <w:color w:val="FF0000"/>
          <w:sz w:val="22"/>
          <w:szCs w:val="22"/>
          <w:highlight w:val="lightGray"/>
          <w:lang w:val="uk-UA"/>
        </w:rPr>
        <w:t>платежами</w:t>
      </w:r>
      <w:proofErr w:type="spellEnd"/>
      <w:r w:rsidRPr="00C70A77">
        <w:rPr>
          <w:i/>
          <w:iCs/>
          <w:color w:val="FF0000"/>
          <w:sz w:val="22"/>
          <w:szCs w:val="22"/>
          <w:highlight w:val="lightGray"/>
          <w:lang w:val="uk-UA"/>
        </w:rPr>
        <w:t xml:space="preserve"> за схемою "Ануїтет факт/360" (після технічної реалізації):</w:t>
      </w:r>
    </w:p>
    <w:p w:rsidR="00074916" w:rsidRPr="00F30F13" w:rsidRDefault="00074916" w:rsidP="00F30F13">
      <w:pPr>
        <w:ind w:firstLine="708"/>
        <w:jc w:val="both"/>
        <w:rPr>
          <w:sz w:val="22"/>
          <w:szCs w:val="22"/>
          <w:lang w:val="uk-UA"/>
        </w:rPr>
      </w:pPr>
      <w:r w:rsidRPr="00F30F13">
        <w:rPr>
          <w:sz w:val="22"/>
          <w:szCs w:val="22"/>
          <w:lang w:val="uk-UA"/>
        </w:rPr>
        <w:t xml:space="preserve">Починаючи з місяця, наступного за місяцем отримання Кредиту Позичальник сплачує </w:t>
      </w:r>
      <w:proofErr w:type="spellStart"/>
      <w:r w:rsidRPr="00F30F13">
        <w:rPr>
          <w:sz w:val="22"/>
          <w:szCs w:val="22"/>
          <w:lang w:val="uk-UA"/>
        </w:rPr>
        <w:t>ануїтетний</w:t>
      </w:r>
      <w:proofErr w:type="spellEnd"/>
      <w:r w:rsidRPr="00F30F13">
        <w:rPr>
          <w:sz w:val="22"/>
          <w:szCs w:val="22"/>
          <w:lang w:val="uk-UA"/>
        </w:rPr>
        <w:t xml:space="preserve"> платіж не пізніше ______ числа кожного місяця </w:t>
      </w:r>
      <w:r w:rsidRPr="00F30F13">
        <w:rPr>
          <w:i/>
          <w:color w:val="5B9BD5" w:themeColor="accent1"/>
          <w:sz w:val="22"/>
          <w:szCs w:val="22"/>
          <w:lang w:val="uk-UA"/>
        </w:rPr>
        <w:t>(дозволено встановлення платіжної діти тільки в межах 2-28 числа (включно))</w:t>
      </w:r>
      <w:r w:rsidRPr="00F30F13">
        <w:rPr>
          <w:sz w:val="22"/>
          <w:szCs w:val="22"/>
          <w:lang w:val="uk-UA"/>
        </w:rPr>
        <w:t>.</w:t>
      </w:r>
    </w:p>
    <w:p w:rsidR="00074916" w:rsidRPr="00F30F13" w:rsidRDefault="00074916" w:rsidP="00F30F13">
      <w:pPr>
        <w:pStyle w:val="23"/>
        <w:tabs>
          <w:tab w:val="left" w:pos="-567"/>
        </w:tabs>
        <w:spacing w:after="60" w:line="240" w:lineRule="auto"/>
        <w:ind w:left="0"/>
        <w:jc w:val="both"/>
        <w:rPr>
          <w:sz w:val="22"/>
          <w:szCs w:val="22"/>
          <w:lang w:val="uk-UA"/>
        </w:rPr>
      </w:pPr>
      <w:r w:rsidRPr="00F30F13">
        <w:rPr>
          <w:sz w:val="22"/>
          <w:szCs w:val="22"/>
          <w:lang w:val="uk-UA"/>
        </w:rPr>
        <w:tab/>
        <w:t>Останній платіж в рахунок повернення Кредиту та процентів Позичальник зобов’язується здійснити не пізніше дати (терміну) остаточного повернення Кредиту, визначеної цим Договором.</w:t>
      </w:r>
    </w:p>
    <w:p w:rsidR="00074916" w:rsidRPr="00F30F13" w:rsidRDefault="00074916" w:rsidP="008445A8">
      <w:pPr>
        <w:tabs>
          <w:tab w:val="center" w:pos="1560"/>
        </w:tabs>
        <w:ind w:firstLine="567"/>
        <w:jc w:val="both"/>
        <w:rPr>
          <w:sz w:val="22"/>
          <w:szCs w:val="22"/>
          <w:lang w:val="uk-UA"/>
        </w:rPr>
      </w:pPr>
    </w:p>
    <w:p w:rsidR="00F17670" w:rsidRPr="00F30F13" w:rsidRDefault="00F17670" w:rsidP="008445A8">
      <w:pPr>
        <w:numPr>
          <w:ilvl w:val="2"/>
          <w:numId w:val="38"/>
        </w:numPr>
        <w:tabs>
          <w:tab w:val="left" w:pos="142"/>
          <w:tab w:val="left" w:pos="851"/>
        </w:tabs>
        <w:ind w:left="0" w:firstLine="0"/>
        <w:jc w:val="both"/>
        <w:rPr>
          <w:sz w:val="22"/>
          <w:szCs w:val="22"/>
          <w:lang w:val="uk-UA"/>
        </w:rPr>
      </w:pPr>
      <w:r w:rsidRPr="00F30F13">
        <w:rPr>
          <w:sz w:val="22"/>
          <w:szCs w:val="22"/>
          <w:lang w:val="uk-UA"/>
        </w:rPr>
        <w:t>Якщо сума платежу, що надійшла в повернення Кредиту, сплати процентів, комісійних винагород (у разі їх встановлення за цим Договором) менша розміру, вказаного у пп.3.3.3. цього Договору, то несплачений платіж та нараховані проценти, що мали  бути сплаченими, вважаються простроченими. Наступна сума платежу повинна додатково включати погашення простроченого платежу та нарахованої пені за прострочені платежі з урахуванням вимог п.9.2. цього Договору.</w:t>
      </w:r>
    </w:p>
    <w:p w:rsidR="00F17670" w:rsidRPr="00F30F13" w:rsidRDefault="00F17670" w:rsidP="008445A8">
      <w:pPr>
        <w:numPr>
          <w:ilvl w:val="2"/>
          <w:numId w:val="38"/>
        </w:numPr>
        <w:tabs>
          <w:tab w:val="left" w:pos="142"/>
          <w:tab w:val="left" w:pos="851"/>
        </w:tabs>
        <w:ind w:left="0" w:firstLine="0"/>
        <w:jc w:val="both"/>
        <w:rPr>
          <w:sz w:val="22"/>
          <w:szCs w:val="22"/>
          <w:lang w:val="uk-UA"/>
        </w:rPr>
      </w:pPr>
      <w:r w:rsidRPr="00F30F13">
        <w:rPr>
          <w:sz w:val="22"/>
          <w:szCs w:val="22"/>
          <w:lang w:val="uk-UA"/>
        </w:rPr>
        <w:t xml:space="preserve">До моменту здійснення Позичальником останнього платежу в погашення заборгованості за Кредитом Позичальник та Банк здійснюють звірку погашення заборгованості за Кредитом, сплачених процентів за користування ним, комісійних винагород (у разі їх встановлення за цим Договором) і визначають остаточну суму залишку заборгованості за Кредитом (Основну суму боргу), починаючи з першого дня видачі Кредиту включно до дня повернення кредитних коштів, що були фактично отримані Позичальником.  </w:t>
      </w:r>
    </w:p>
    <w:p w:rsidR="00F17670" w:rsidRPr="00F30F13" w:rsidRDefault="00F17670" w:rsidP="00011A26">
      <w:pPr>
        <w:numPr>
          <w:ilvl w:val="1"/>
          <w:numId w:val="38"/>
        </w:numPr>
        <w:ind w:left="567" w:hanging="567"/>
        <w:jc w:val="both"/>
        <w:rPr>
          <w:b/>
          <w:sz w:val="22"/>
          <w:szCs w:val="22"/>
          <w:lang w:val="uk-UA"/>
        </w:rPr>
      </w:pPr>
      <w:r w:rsidRPr="00F30F13">
        <w:rPr>
          <w:b/>
          <w:iCs/>
          <w:sz w:val="22"/>
          <w:szCs w:val="22"/>
          <w:lang w:val="uk-UA"/>
        </w:rPr>
        <w:t>Черговість</w:t>
      </w:r>
      <w:r w:rsidRPr="00F30F13">
        <w:rPr>
          <w:b/>
          <w:sz w:val="22"/>
          <w:szCs w:val="22"/>
          <w:lang w:val="uk-UA"/>
        </w:rPr>
        <w:t xml:space="preserve"> виконання (погашення) Зобов’язання Позичальником за цим Договором (повернення Кредиту, сплати процентів та інших платежів за цим Договором).</w:t>
      </w:r>
    </w:p>
    <w:p w:rsidR="00F17670" w:rsidRPr="00F30F13" w:rsidRDefault="00F17670" w:rsidP="00011A26">
      <w:pPr>
        <w:numPr>
          <w:ilvl w:val="2"/>
          <w:numId w:val="40"/>
        </w:numPr>
        <w:tabs>
          <w:tab w:val="left" w:pos="993"/>
        </w:tabs>
        <w:ind w:left="284" w:firstLine="0"/>
        <w:jc w:val="both"/>
        <w:rPr>
          <w:sz w:val="22"/>
          <w:szCs w:val="22"/>
          <w:lang w:val="uk-UA"/>
        </w:rPr>
      </w:pPr>
      <w:r w:rsidRPr="00F30F13">
        <w:rPr>
          <w:sz w:val="22"/>
          <w:szCs w:val="22"/>
          <w:u w:val="single"/>
          <w:lang w:val="uk-UA"/>
        </w:rPr>
        <w:t>Погашення Зобов’язання Позичальником здійснюється в наступній черговості</w:t>
      </w:r>
      <w:r w:rsidRPr="00F30F13">
        <w:rPr>
          <w:sz w:val="22"/>
          <w:szCs w:val="22"/>
          <w:lang w:val="uk-UA"/>
        </w:rPr>
        <w:t>:</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 простроченої заборгованості за Основною сумою боргу за Кредитом (якщо прострочення буде мати місце);</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w:t>
      </w:r>
      <w:r w:rsidRPr="00F30F13">
        <w:rPr>
          <w:b/>
          <w:sz w:val="22"/>
          <w:szCs w:val="22"/>
          <w:lang w:val="uk-UA"/>
        </w:rPr>
        <w:t xml:space="preserve"> </w:t>
      </w:r>
      <w:r w:rsidRPr="00F30F13">
        <w:rPr>
          <w:sz w:val="22"/>
          <w:szCs w:val="22"/>
          <w:lang w:val="uk-UA"/>
        </w:rPr>
        <w:t>прострочених процентів за користування Кредитом (якщо прострочення буде мати місце);</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 строкової заборгованості за Основною сумою боргу за Кредитом;</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 нарахованих строкових процентів за користування Кредитом;</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сплата пені за непогашення в строк  платежів по Кредиту (якщо непогашення буде мати місце);</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сплата штрафів, передбачених цим Договором;</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 простроченої комісійної винагороди за обслуговування Банком Кредиту (у разі її встановлення за цим Договором та якщо прострочення буде мати місце);</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погашення нарахованої строкової комісії за обслуговування Банком Кредиту (у разі її встановлення за цим Договором);</w:t>
      </w:r>
    </w:p>
    <w:p w:rsidR="00F17670" w:rsidRPr="00F30F13" w:rsidRDefault="00F17670" w:rsidP="00011A26">
      <w:pPr>
        <w:pStyle w:val="af1"/>
        <w:numPr>
          <w:ilvl w:val="2"/>
          <w:numId w:val="22"/>
        </w:numPr>
        <w:tabs>
          <w:tab w:val="left" w:pos="1560"/>
        </w:tabs>
        <w:spacing w:after="0"/>
        <w:ind w:left="1560" w:right="0" w:hanging="426"/>
        <w:rPr>
          <w:sz w:val="22"/>
          <w:szCs w:val="22"/>
          <w:lang w:val="uk-UA"/>
        </w:rPr>
      </w:pPr>
      <w:r w:rsidRPr="00F30F13">
        <w:rPr>
          <w:sz w:val="22"/>
          <w:szCs w:val="22"/>
          <w:lang w:val="uk-UA"/>
        </w:rPr>
        <w:t>сплата інших платежів відповідно до цього Договору.</w:t>
      </w:r>
    </w:p>
    <w:p w:rsidR="00F17670" w:rsidRPr="00F30F13" w:rsidRDefault="00F17670" w:rsidP="00011A26">
      <w:pPr>
        <w:numPr>
          <w:ilvl w:val="1"/>
          <w:numId w:val="40"/>
        </w:numPr>
        <w:ind w:left="567" w:hanging="567"/>
        <w:jc w:val="both"/>
        <w:rPr>
          <w:sz w:val="22"/>
          <w:szCs w:val="22"/>
          <w:lang w:val="uk-UA"/>
        </w:rPr>
      </w:pPr>
      <w:r w:rsidRPr="00F30F13">
        <w:rPr>
          <w:b/>
          <w:iCs/>
          <w:sz w:val="22"/>
          <w:szCs w:val="22"/>
          <w:lang w:val="uk-UA"/>
        </w:rPr>
        <w:t>Договірне</w:t>
      </w:r>
      <w:r w:rsidRPr="00F30F13">
        <w:rPr>
          <w:b/>
          <w:sz w:val="22"/>
          <w:szCs w:val="22"/>
          <w:lang w:val="uk-UA"/>
        </w:rPr>
        <w:t xml:space="preserve"> списання коштів</w:t>
      </w:r>
      <w:r w:rsidR="00D23BD9" w:rsidRPr="00F30F13">
        <w:rPr>
          <w:b/>
          <w:sz w:val="22"/>
          <w:szCs w:val="22"/>
          <w:lang w:val="uk-UA"/>
        </w:rPr>
        <w:t>/дебетові перекази</w:t>
      </w:r>
      <w:r w:rsidRPr="00F30F13">
        <w:rPr>
          <w:b/>
          <w:sz w:val="22"/>
          <w:szCs w:val="22"/>
          <w:lang w:val="uk-UA"/>
        </w:rPr>
        <w:t xml:space="preserve"> з Поточного рахунку Позичальника </w:t>
      </w:r>
    </w:p>
    <w:p w:rsidR="00022DCE" w:rsidRPr="00F30F13" w:rsidRDefault="00022DCE" w:rsidP="00011A26">
      <w:pPr>
        <w:numPr>
          <w:ilvl w:val="2"/>
          <w:numId w:val="40"/>
        </w:numPr>
        <w:tabs>
          <w:tab w:val="left" w:pos="993"/>
        </w:tabs>
        <w:ind w:left="284" w:firstLine="0"/>
        <w:jc w:val="both"/>
        <w:rPr>
          <w:sz w:val="22"/>
          <w:szCs w:val="22"/>
          <w:lang w:val="uk-UA"/>
        </w:rPr>
      </w:pPr>
      <w:r w:rsidRPr="00F30F13">
        <w:rPr>
          <w:sz w:val="22"/>
          <w:szCs w:val="22"/>
          <w:lang w:val="uk-UA"/>
        </w:rPr>
        <w:t>Сторони узгодили, що Позичальник підписуючи цей Договір, надає Банку згоду на виконання договірного списання/дебетових переказів, шляхом виконання Банком відповідних платіжних інструкцій на умовах визначених договором Поточного рахунку.</w:t>
      </w:r>
    </w:p>
    <w:p w:rsidR="00F17670" w:rsidRPr="00F30F13" w:rsidRDefault="00F17670" w:rsidP="00011A26">
      <w:pPr>
        <w:numPr>
          <w:ilvl w:val="2"/>
          <w:numId w:val="40"/>
        </w:numPr>
        <w:tabs>
          <w:tab w:val="left" w:pos="993"/>
        </w:tabs>
        <w:ind w:left="284" w:firstLine="0"/>
        <w:jc w:val="both"/>
        <w:rPr>
          <w:sz w:val="22"/>
          <w:szCs w:val="22"/>
          <w:lang w:val="uk-UA"/>
        </w:rPr>
      </w:pPr>
      <w:r w:rsidRPr="00F30F13">
        <w:rPr>
          <w:sz w:val="22"/>
          <w:szCs w:val="22"/>
          <w:u w:val="single"/>
          <w:lang w:val="uk-UA"/>
        </w:rPr>
        <w:t>Цим Договором Позичальник доручає Банку проводити договірне списання коштів</w:t>
      </w:r>
      <w:r w:rsidR="00022DCE" w:rsidRPr="00F30F13">
        <w:rPr>
          <w:sz w:val="22"/>
          <w:szCs w:val="22"/>
          <w:u w:val="single"/>
          <w:lang w:val="uk-UA"/>
        </w:rPr>
        <w:t>/дебетові перекази</w:t>
      </w:r>
      <w:r w:rsidRPr="00F30F13">
        <w:rPr>
          <w:sz w:val="22"/>
          <w:szCs w:val="22"/>
          <w:u w:val="single"/>
          <w:lang w:val="uk-UA"/>
        </w:rPr>
        <w:t xml:space="preserve"> з його Поточного рахунку, а саме</w:t>
      </w:r>
      <w:r w:rsidRPr="00F30F13">
        <w:rPr>
          <w:sz w:val="22"/>
          <w:szCs w:val="22"/>
          <w:lang w:val="uk-UA"/>
        </w:rPr>
        <w:t>:</w:t>
      </w:r>
    </w:p>
    <w:p w:rsidR="00022DCE" w:rsidRPr="00F30F13" w:rsidRDefault="00022DCE" w:rsidP="006778A4">
      <w:pPr>
        <w:pStyle w:val="af4"/>
        <w:spacing w:after="60" w:line="240" w:lineRule="auto"/>
        <w:ind w:left="448"/>
        <w:jc w:val="both"/>
        <w:rPr>
          <w:rFonts w:ascii="Times New Roman" w:hAnsi="Times New Roman"/>
          <w:b/>
          <w:i/>
          <w:lang w:val="uk-UA"/>
        </w:rPr>
      </w:pPr>
      <w:r w:rsidRPr="00F30F13">
        <w:rPr>
          <w:rFonts w:ascii="Times New Roman" w:hAnsi="Times New Roman"/>
          <w:b/>
          <w:lang w:val="uk-UA"/>
        </w:rPr>
        <w:t>3.5.2.1.</w:t>
      </w:r>
      <w:r w:rsidRPr="00F30F13">
        <w:rPr>
          <w:rFonts w:ascii="Times New Roman" w:hAnsi="Times New Roman"/>
          <w:b/>
          <w:i/>
          <w:lang w:val="uk-UA"/>
        </w:rPr>
        <w:t xml:space="preserve"> кредитних коштів, </w:t>
      </w:r>
      <w:r w:rsidRPr="00F30F13">
        <w:rPr>
          <w:rFonts w:ascii="Times New Roman" w:hAnsi="Times New Roman"/>
          <w:lang w:val="uk-UA"/>
        </w:rPr>
        <w:t xml:space="preserve">в розмірі, визначеному відповідно до п.2.2. цього Договору, у разі, якщо згідно </w:t>
      </w:r>
      <w:proofErr w:type="spellStart"/>
      <w:r w:rsidRPr="00F30F13">
        <w:rPr>
          <w:rFonts w:ascii="Times New Roman" w:hAnsi="Times New Roman"/>
          <w:lang w:val="uk-UA"/>
        </w:rPr>
        <w:t>п.п</w:t>
      </w:r>
      <w:proofErr w:type="spellEnd"/>
      <w:r w:rsidRPr="00F30F13">
        <w:rPr>
          <w:rFonts w:ascii="Times New Roman" w:hAnsi="Times New Roman"/>
          <w:lang w:val="uk-UA"/>
        </w:rPr>
        <w:t>. 3.2.1. цього Договору надання Кредиту здійснюється одноразово шляхом безготівкового перерахування коштів на Поточний рахунок Позичальника з подальшим перерахуванням/здійсненням договірного списання/дебетового переказу всієї суми Кредиту у безготівковій формі на поточний рахунок Продавця Транспортного засобу;</w:t>
      </w:r>
    </w:p>
    <w:p w:rsidR="00F17670" w:rsidRPr="00F30F13" w:rsidRDefault="00022DCE" w:rsidP="006778A4">
      <w:pPr>
        <w:tabs>
          <w:tab w:val="left" w:pos="993"/>
        </w:tabs>
        <w:ind w:left="426"/>
        <w:jc w:val="both"/>
        <w:rPr>
          <w:sz w:val="22"/>
          <w:szCs w:val="22"/>
          <w:lang w:val="uk-UA"/>
        </w:rPr>
      </w:pPr>
      <w:r w:rsidRPr="00F30F13">
        <w:rPr>
          <w:b/>
          <w:sz w:val="22"/>
          <w:szCs w:val="22"/>
          <w:lang w:val="uk-UA"/>
        </w:rPr>
        <w:t xml:space="preserve">3.5.2.2. </w:t>
      </w:r>
      <w:r w:rsidR="00F17670" w:rsidRPr="00F30F13">
        <w:rPr>
          <w:b/>
          <w:i/>
          <w:sz w:val="22"/>
          <w:szCs w:val="22"/>
          <w:lang w:val="uk-UA"/>
        </w:rPr>
        <w:t>коштів</w:t>
      </w:r>
      <w:r w:rsidR="00F17670" w:rsidRPr="00F30F13">
        <w:rPr>
          <w:sz w:val="22"/>
          <w:szCs w:val="22"/>
          <w:lang w:val="uk-UA"/>
        </w:rPr>
        <w:t xml:space="preserve">, в розмірі визначеному </w:t>
      </w:r>
      <w:proofErr w:type="spellStart"/>
      <w:r w:rsidR="00F17670" w:rsidRPr="00F30F13">
        <w:rPr>
          <w:sz w:val="22"/>
          <w:szCs w:val="22"/>
          <w:lang w:val="uk-UA"/>
        </w:rPr>
        <w:t>п.п</w:t>
      </w:r>
      <w:proofErr w:type="spellEnd"/>
      <w:r w:rsidR="00F17670" w:rsidRPr="00F30F13">
        <w:rPr>
          <w:sz w:val="22"/>
          <w:szCs w:val="22"/>
          <w:lang w:val="uk-UA"/>
        </w:rPr>
        <w:t>. 3.3.3. цього Договору, що підлягають сплаті Позичальником на користь Банку за цим Договором в дату повернення Кредиту, його частини та сплати інших платежів згідно з Графіком платежів;</w:t>
      </w:r>
    </w:p>
    <w:p w:rsidR="00F17670" w:rsidRPr="00F30F13" w:rsidRDefault="00022DCE" w:rsidP="006778A4">
      <w:pPr>
        <w:tabs>
          <w:tab w:val="left" w:pos="1843"/>
        </w:tabs>
        <w:ind w:left="426"/>
        <w:jc w:val="both"/>
        <w:rPr>
          <w:sz w:val="22"/>
          <w:szCs w:val="22"/>
          <w:lang w:val="uk-UA"/>
        </w:rPr>
      </w:pPr>
      <w:r w:rsidRPr="00F30F13">
        <w:rPr>
          <w:b/>
          <w:sz w:val="22"/>
          <w:szCs w:val="22"/>
          <w:lang w:val="uk-UA"/>
        </w:rPr>
        <w:t>3.5.2.3.</w:t>
      </w:r>
      <w:r w:rsidRPr="00F30F13">
        <w:rPr>
          <w:b/>
          <w:i/>
          <w:sz w:val="22"/>
          <w:szCs w:val="22"/>
          <w:lang w:val="uk-UA"/>
        </w:rPr>
        <w:t xml:space="preserve"> </w:t>
      </w:r>
      <w:r w:rsidR="00F17670" w:rsidRPr="00F30F13">
        <w:rPr>
          <w:b/>
          <w:i/>
          <w:sz w:val="22"/>
          <w:szCs w:val="22"/>
          <w:lang w:val="uk-UA"/>
        </w:rPr>
        <w:t>коштів</w:t>
      </w:r>
      <w:r w:rsidR="00F17670" w:rsidRPr="00F30F13">
        <w:rPr>
          <w:sz w:val="22"/>
          <w:szCs w:val="22"/>
          <w:lang w:val="uk-UA"/>
        </w:rPr>
        <w:t xml:space="preserve"> в розмірі, необхідному для сплати Позичальником платежів на користь Банку за цим Договором при достроковому поверненні Кредиту згідно заяви Позичальника, поданої до Банку відповідно до умов цього Договору та/або при простроченні виконання Зобов’язання або будь-якої його частини.</w:t>
      </w:r>
    </w:p>
    <w:p w:rsidR="00F17670" w:rsidRPr="00F30F13" w:rsidRDefault="00F17670" w:rsidP="00011A26">
      <w:pPr>
        <w:numPr>
          <w:ilvl w:val="2"/>
          <w:numId w:val="40"/>
        </w:numPr>
        <w:tabs>
          <w:tab w:val="left" w:pos="993"/>
          <w:tab w:val="left" w:pos="1843"/>
        </w:tabs>
        <w:ind w:left="284" w:firstLine="0"/>
        <w:jc w:val="both"/>
        <w:rPr>
          <w:sz w:val="22"/>
          <w:szCs w:val="22"/>
          <w:lang w:val="uk-UA"/>
        </w:rPr>
      </w:pPr>
      <w:r w:rsidRPr="00F30F13">
        <w:rPr>
          <w:sz w:val="22"/>
          <w:szCs w:val="22"/>
          <w:u w:val="single"/>
          <w:lang w:val="uk-UA"/>
        </w:rPr>
        <w:t>Черговість списання коштів з Поточного рахунку Позичальника, у разі наявності у Позичальника декількох кредитів</w:t>
      </w:r>
      <w:r w:rsidRPr="00F30F13">
        <w:rPr>
          <w:sz w:val="22"/>
          <w:szCs w:val="22"/>
          <w:lang w:val="uk-UA"/>
        </w:rPr>
        <w:t>:</w:t>
      </w:r>
    </w:p>
    <w:p w:rsidR="00F17670" w:rsidRPr="00F30F13" w:rsidRDefault="00F17670" w:rsidP="004A2BFD">
      <w:pPr>
        <w:numPr>
          <w:ilvl w:val="3"/>
          <w:numId w:val="40"/>
        </w:numPr>
        <w:tabs>
          <w:tab w:val="left" w:pos="1843"/>
        </w:tabs>
        <w:ind w:left="284" w:firstLine="0"/>
        <w:jc w:val="both"/>
        <w:rPr>
          <w:sz w:val="22"/>
          <w:szCs w:val="22"/>
          <w:lang w:val="uk-UA"/>
        </w:rPr>
      </w:pPr>
      <w:r w:rsidRPr="00F30F13">
        <w:rPr>
          <w:sz w:val="22"/>
          <w:szCs w:val="22"/>
          <w:lang w:val="uk-UA"/>
        </w:rPr>
        <w:t>Якщо на одну планову дату припадає здійснення платежу за двома та більше кредитами, обслуговування яких здійснюється за одним Поточним рахунком, то першочергове списання коштів здійснюється за раніше отриманим кредитом, згідно з умовами відповідного кредитного договору.</w:t>
      </w:r>
    </w:p>
    <w:p w:rsidR="00F17670" w:rsidRPr="00F30F13" w:rsidRDefault="00F17670" w:rsidP="004A2BFD">
      <w:pPr>
        <w:numPr>
          <w:ilvl w:val="3"/>
          <w:numId w:val="40"/>
        </w:numPr>
        <w:tabs>
          <w:tab w:val="left" w:pos="1843"/>
        </w:tabs>
        <w:ind w:left="284" w:firstLine="0"/>
        <w:jc w:val="both"/>
        <w:rPr>
          <w:sz w:val="22"/>
          <w:szCs w:val="22"/>
          <w:lang w:val="uk-UA"/>
        </w:rPr>
      </w:pPr>
      <w:r w:rsidRPr="00F30F13">
        <w:rPr>
          <w:sz w:val="22"/>
          <w:szCs w:val="22"/>
          <w:lang w:val="uk-UA"/>
        </w:rPr>
        <w:t>Якщо на одну планову дату припадає здійснення платежу за двома та більше кредитами, дата укладання кредитних договорів, за якими співпадає, в першу чергу списуються кошти з Поточного рахунку для погашення заборгованості за тим кредитним договором, строк дії якого/строк повернення траншу за яким коротший.</w:t>
      </w:r>
    </w:p>
    <w:p w:rsidR="007F186A" w:rsidRPr="00F30F13" w:rsidRDefault="007F186A" w:rsidP="007F186A">
      <w:pPr>
        <w:ind w:left="284"/>
        <w:jc w:val="both"/>
        <w:rPr>
          <w:sz w:val="22"/>
          <w:szCs w:val="22"/>
          <w:lang w:val="uk-UA"/>
        </w:rPr>
      </w:pPr>
      <w:r w:rsidRPr="00F30F13">
        <w:rPr>
          <w:b/>
          <w:sz w:val="22"/>
          <w:szCs w:val="22"/>
          <w:lang w:val="uk-UA"/>
        </w:rPr>
        <w:t>3.5.4.</w:t>
      </w:r>
      <w:r w:rsidRPr="00F30F13">
        <w:rPr>
          <w:sz w:val="22"/>
          <w:szCs w:val="22"/>
          <w:lang w:val="uk-UA"/>
        </w:rPr>
        <w:tab/>
        <w:t>Сторони узгодили, що виконання Позичальником зобов’язань з погашення Кредиту, сплати процентів за його використання, комісійних винагород, неустойки та інших платежів, що підлягають сплаті на користь Банку за цим Договором може здійснюватися шляхом ініціювання Банком договірного списання/дебетового переказу з усіх поточних рахунків Позичальника в терміни та в межах сум, що підлягають сплаті Банку згідно з цим Договором та/або у разі прострочення таких платежів.</w:t>
      </w:r>
    </w:p>
    <w:p w:rsidR="007F186A" w:rsidRPr="00F30F13" w:rsidRDefault="007F186A" w:rsidP="007F186A">
      <w:pPr>
        <w:ind w:left="284"/>
        <w:jc w:val="both"/>
        <w:rPr>
          <w:sz w:val="22"/>
          <w:szCs w:val="22"/>
          <w:lang w:val="uk-UA"/>
        </w:rPr>
      </w:pPr>
      <w:r w:rsidRPr="00F30F13">
        <w:rPr>
          <w:b/>
          <w:sz w:val="22"/>
          <w:szCs w:val="22"/>
          <w:lang w:val="uk-UA"/>
        </w:rPr>
        <w:t>3.5.5.</w:t>
      </w:r>
      <w:r w:rsidRPr="00F30F13">
        <w:rPr>
          <w:sz w:val="22"/>
          <w:szCs w:val="22"/>
          <w:lang w:val="uk-UA"/>
        </w:rPr>
        <w:tab/>
        <w:t>При цьому Банк є отримувачем коштів при здійсненні договірного списання коштів/дебетових переказів за згодою Позичальника, у порядку встановленому договором Поточного рахунку. Таке договірне списання коштів/дебетові перекази за згодою Позичальника можуть здійснюватися Банком будь-яку кількість разів до повного виконання зобов’язання за цим Договором.</w:t>
      </w:r>
    </w:p>
    <w:p w:rsidR="007F186A" w:rsidRPr="00F30F13" w:rsidRDefault="007F186A" w:rsidP="006778A4">
      <w:pPr>
        <w:ind w:left="284"/>
        <w:jc w:val="both"/>
        <w:rPr>
          <w:sz w:val="22"/>
          <w:szCs w:val="22"/>
          <w:lang w:val="uk-UA"/>
        </w:rPr>
      </w:pPr>
      <w:r w:rsidRPr="00F30F13">
        <w:rPr>
          <w:b/>
          <w:sz w:val="22"/>
          <w:szCs w:val="22"/>
          <w:lang w:val="uk-UA"/>
        </w:rPr>
        <w:t>3.5.6.</w:t>
      </w:r>
      <w:r w:rsidRPr="00F30F13">
        <w:rPr>
          <w:sz w:val="22"/>
          <w:szCs w:val="22"/>
          <w:lang w:val="uk-UA"/>
        </w:rPr>
        <w:tab/>
        <w:t>Порядок ініціювання переказів, надання згоди Позичальника на виконання платіжних операцій (пов’язаних між собою платіжних операцій), порядок відкликання згоди на виконання платіжної операції (пов’язаних між собою платіжних операцій), форма та порядок надання платіжних інструкцій узгоджені Сторонами в договорі Поточного рахунку.</w:t>
      </w:r>
    </w:p>
    <w:p w:rsidR="00F17670" w:rsidRPr="00F30F13" w:rsidRDefault="00F17670" w:rsidP="00011A26">
      <w:pPr>
        <w:numPr>
          <w:ilvl w:val="1"/>
          <w:numId w:val="40"/>
        </w:numPr>
        <w:ind w:left="567" w:hanging="567"/>
        <w:jc w:val="both"/>
        <w:rPr>
          <w:sz w:val="22"/>
          <w:szCs w:val="22"/>
          <w:lang w:val="uk-UA"/>
        </w:rPr>
      </w:pPr>
      <w:r w:rsidRPr="00F30F13">
        <w:rPr>
          <w:b/>
          <w:sz w:val="22"/>
          <w:szCs w:val="22"/>
          <w:lang w:val="uk-UA"/>
        </w:rPr>
        <w:t>Договірне списання коштів</w:t>
      </w:r>
      <w:r w:rsidR="007F186A" w:rsidRPr="00F30F13">
        <w:rPr>
          <w:b/>
          <w:sz w:val="22"/>
          <w:szCs w:val="22"/>
          <w:lang w:val="uk-UA"/>
        </w:rPr>
        <w:t>/дебетові перекази</w:t>
      </w:r>
      <w:r w:rsidRPr="00F30F13">
        <w:rPr>
          <w:b/>
          <w:sz w:val="22"/>
          <w:szCs w:val="22"/>
          <w:lang w:val="uk-UA"/>
        </w:rPr>
        <w:t xml:space="preserve"> з інших</w:t>
      </w:r>
      <w:r w:rsidR="00ED0D05" w:rsidRPr="00F30F13">
        <w:rPr>
          <w:b/>
          <w:sz w:val="22"/>
          <w:szCs w:val="22"/>
          <w:lang w:val="uk-UA"/>
        </w:rPr>
        <w:t xml:space="preserve"> поточних</w:t>
      </w:r>
      <w:r w:rsidRPr="00F30F13">
        <w:rPr>
          <w:b/>
          <w:sz w:val="22"/>
          <w:szCs w:val="22"/>
          <w:lang w:val="uk-UA"/>
        </w:rPr>
        <w:t xml:space="preserve"> рахунків Позичальника.</w:t>
      </w:r>
    </w:p>
    <w:p w:rsidR="00F17670" w:rsidRPr="00F30F13" w:rsidRDefault="007F186A" w:rsidP="00011A26">
      <w:pPr>
        <w:numPr>
          <w:ilvl w:val="2"/>
          <w:numId w:val="39"/>
        </w:numPr>
        <w:tabs>
          <w:tab w:val="left" w:pos="993"/>
        </w:tabs>
        <w:ind w:left="284" w:firstLine="0"/>
        <w:jc w:val="both"/>
        <w:rPr>
          <w:sz w:val="22"/>
          <w:szCs w:val="22"/>
          <w:lang w:val="uk-UA"/>
        </w:rPr>
      </w:pPr>
      <w:r w:rsidRPr="00F30F13">
        <w:rPr>
          <w:sz w:val="22"/>
          <w:szCs w:val="22"/>
          <w:lang w:val="uk-UA"/>
        </w:rPr>
        <w:t>Підписанням цього Договору, Позичальник з</w:t>
      </w:r>
      <w:r w:rsidR="00F17670" w:rsidRPr="00F30F13">
        <w:rPr>
          <w:sz w:val="22"/>
          <w:szCs w:val="22"/>
          <w:lang w:val="uk-UA"/>
        </w:rPr>
        <w:t xml:space="preserve"> метою виконання Зобов’язання за цим Договором, а також здійснення будь-яких інших платежів за цим Договором, та у разі відсутності або недостатності коштів на Поточному рахунку в розмірі, необхідному для сплати Позичальником платежів на користь Банку за цим Договором,</w:t>
      </w:r>
      <w:r w:rsidRPr="00F30F13">
        <w:rPr>
          <w:sz w:val="22"/>
          <w:szCs w:val="22"/>
          <w:lang w:val="uk-UA"/>
        </w:rPr>
        <w:t xml:space="preserve"> підтверджує свою згоду на здійснення Банком </w:t>
      </w:r>
      <w:r w:rsidR="00F17670" w:rsidRPr="00F30F13">
        <w:rPr>
          <w:sz w:val="22"/>
          <w:szCs w:val="22"/>
          <w:lang w:val="uk-UA"/>
        </w:rPr>
        <w:t xml:space="preserve"> договірн</w:t>
      </w:r>
      <w:r w:rsidRPr="00F30F13">
        <w:rPr>
          <w:sz w:val="22"/>
          <w:szCs w:val="22"/>
          <w:lang w:val="uk-UA"/>
        </w:rPr>
        <w:t>ого</w:t>
      </w:r>
      <w:r w:rsidR="00F17670" w:rsidRPr="00F30F13">
        <w:rPr>
          <w:sz w:val="22"/>
          <w:szCs w:val="22"/>
          <w:lang w:val="uk-UA"/>
        </w:rPr>
        <w:t xml:space="preserve"> списання</w:t>
      </w:r>
      <w:r w:rsidRPr="00F30F13">
        <w:rPr>
          <w:sz w:val="22"/>
          <w:szCs w:val="22"/>
          <w:lang w:val="uk-UA"/>
        </w:rPr>
        <w:t>/дебетових переказів</w:t>
      </w:r>
      <w:r w:rsidR="00F17670" w:rsidRPr="00F30F13">
        <w:rPr>
          <w:sz w:val="22"/>
          <w:szCs w:val="22"/>
          <w:lang w:val="uk-UA"/>
        </w:rPr>
        <w:t xml:space="preserve"> з </w:t>
      </w:r>
      <w:r w:rsidR="00ED0D05" w:rsidRPr="00F30F13">
        <w:rPr>
          <w:sz w:val="22"/>
          <w:szCs w:val="22"/>
          <w:lang w:val="uk-UA"/>
        </w:rPr>
        <w:t xml:space="preserve">інших поточних </w:t>
      </w:r>
      <w:r w:rsidR="00F17670" w:rsidRPr="00F30F13">
        <w:rPr>
          <w:sz w:val="22"/>
          <w:szCs w:val="22"/>
          <w:lang w:val="uk-UA"/>
        </w:rPr>
        <w:t>рахунків Позичальника у будь-якій валюті</w:t>
      </w:r>
      <w:r w:rsidRPr="00F30F13">
        <w:rPr>
          <w:sz w:val="22"/>
          <w:szCs w:val="22"/>
          <w:lang w:val="uk-UA"/>
        </w:rPr>
        <w:t xml:space="preserve"> (в національній та/або іноземній валюті)</w:t>
      </w:r>
      <w:r w:rsidR="00F17670" w:rsidRPr="00F30F13">
        <w:rPr>
          <w:sz w:val="22"/>
          <w:szCs w:val="22"/>
          <w:lang w:val="uk-UA"/>
        </w:rPr>
        <w:t xml:space="preserve">, </w:t>
      </w:r>
      <w:r w:rsidR="00ED0D05" w:rsidRPr="00F30F13">
        <w:rPr>
          <w:sz w:val="22"/>
          <w:szCs w:val="22"/>
          <w:lang w:val="uk-UA"/>
        </w:rPr>
        <w:t>як відкритих на дату укладання цього Договору, так і тих, що будуть відкриті</w:t>
      </w:r>
      <w:r w:rsidRPr="00F30F13">
        <w:rPr>
          <w:sz w:val="22"/>
          <w:szCs w:val="22"/>
          <w:lang w:val="uk-UA"/>
        </w:rPr>
        <w:t xml:space="preserve"> в майбутньому</w:t>
      </w:r>
      <w:r w:rsidR="00ED0D05" w:rsidRPr="00F30F13">
        <w:rPr>
          <w:sz w:val="22"/>
          <w:szCs w:val="22"/>
          <w:lang w:val="uk-UA"/>
        </w:rPr>
        <w:t xml:space="preserve"> протягом строку дії цього Договору </w:t>
      </w:r>
      <w:r w:rsidR="00F17670" w:rsidRPr="00F30F13">
        <w:rPr>
          <w:sz w:val="22"/>
          <w:szCs w:val="22"/>
          <w:lang w:val="uk-UA"/>
        </w:rPr>
        <w:t>в АТ «Ощадбанк» (Банку), коштів необхідних для здійснення будь-яких платежів, належних до сплати Позичальником за цим Договором, в тому числі в рахунок погашення порушеного Зобов’язання</w:t>
      </w:r>
      <w:r w:rsidRPr="00F30F13">
        <w:rPr>
          <w:sz w:val="22"/>
          <w:szCs w:val="22"/>
          <w:lang w:val="uk-UA"/>
        </w:rPr>
        <w:t>, крім рахунків, режим яких не допускає такого договірного списання/дебетових переказів, у розмірі сум платежів, що підлягають сплаті Позичальником на користь Банку за цим Договором при настанні строку виконання зобов’язання (його частини)</w:t>
      </w:r>
      <w:r w:rsidR="00F17670" w:rsidRPr="00F30F13">
        <w:rPr>
          <w:sz w:val="22"/>
          <w:szCs w:val="22"/>
          <w:lang w:val="uk-UA"/>
        </w:rPr>
        <w:t>. Таке договірне списання</w:t>
      </w:r>
      <w:r w:rsidRPr="00F30F13">
        <w:rPr>
          <w:sz w:val="22"/>
          <w:szCs w:val="22"/>
          <w:lang w:val="uk-UA"/>
        </w:rPr>
        <w:t>/дебетові перекази</w:t>
      </w:r>
      <w:r w:rsidR="00F17670" w:rsidRPr="00F30F13">
        <w:rPr>
          <w:sz w:val="22"/>
          <w:szCs w:val="22"/>
          <w:lang w:val="uk-UA"/>
        </w:rPr>
        <w:t xml:space="preserve"> може</w:t>
      </w:r>
      <w:r w:rsidRPr="00F30F13">
        <w:rPr>
          <w:sz w:val="22"/>
          <w:szCs w:val="22"/>
          <w:lang w:val="uk-UA"/>
        </w:rPr>
        <w:t>/можуть</w:t>
      </w:r>
      <w:r w:rsidR="00F17670" w:rsidRPr="00F30F13">
        <w:rPr>
          <w:sz w:val="22"/>
          <w:szCs w:val="22"/>
          <w:lang w:val="uk-UA"/>
        </w:rPr>
        <w:t xml:space="preserve"> здійснюватися Банком на підставі цього Договору будь-яку кількість разів, починаючи з останнього дня (включно) строку виконання відповідних зобов’язань Позичальника за цим Договором (у тому числі щодо сплати Зобов’язання) до повного виконання Зобов’язання. </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У разі відсутності або недостатності у Позичальника коштів у національній валюті для виконання зобов’язань за цим Договором, Позичальник, надаючи Банку право</w:t>
      </w:r>
      <w:r w:rsidR="007F186A" w:rsidRPr="00F30F13">
        <w:rPr>
          <w:sz w:val="22"/>
          <w:szCs w:val="22"/>
          <w:lang w:val="uk-UA"/>
        </w:rPr>
        <w:t xml:space="preserve"> здійснення</w:t>
      </w:r>
      <w:r w:rsidRPr="00F30F13">
        <w:rPr>
          <w:sz w:val="22"/>
          <w:szCs w:val="22"/>
          <w:lang w:val="uk-UA"/>
        </w:rPr>
        <w:t xml:space="preserve"> договірного списання</w:t>
      </w:r>
      <w:r w:rsidR="007F186A" w:rsidRPr="00F30F13">
        <w:rPr>
          <w:sz w:val="22"/>
          <w:szCs w:val="22"/>
          <w:lang w:val="uk-UA"/>
        </w:rPr>
        <w:t>/дебетових переказів</w:t>
      </w:r>
      <w:r w:rsidRPr="00F30F13">
        <w:rPr>
          <w:sz w:val="22"/>
          <w:szCs w:val="22"/>
          <w:lang w:val="uk-UA"/>
        </w:rPr>
        <w:t xml:space="preserve"> коштів в будь-яких валютах з будь-яких </w:t>
      </w:r>
      <w:r w:rsidR="00D32072" w:rsidRPr="00F30F13">
        <w:rPr>
          <w:sz w:val="22"/>
          <w:szCs w:val="22"/>
          <w:lang w:val="uk-UA"/>
        </w:rPr>
        <w:t xml:space="preserve">поточних </w:t>
      </w:r>
      <w:r w:rsidRPr="00F30F13">
        <w:rPr>
          <w:sz w:val="22"/>
          <w:szCs w:val="22"/>
          <w:lang w:val="uk-UA"/>
        </w:rPr>
        <w:t xml:space="preserve">рахунків Позичальника, відкритих в АТ «Ощадбанк», також доручає Банку здійснити від свого імені продаж списаних коштів в іноземній валюті на валютному ринку України за курсом продажу в гривнях </w:t>
      </w:r>
      <w:r w:rsidR="007E1B3E" w:rsidRPr="00F30F13">
        <w:rPr>
          <w:sz w:val="22"/>
          <w:szCs w:val="22"/>
          <w:lang w:val="uk-UA"/>
        </w:rPr>
        <w:t>–</w:t>
      </w:r>
      <w:r w:rsidRPr="00F30F13">
        <w:rPr>
          <w:sz w:val="22"/>
          <w:szCs w:val="22"/>
          <w:lang w:val="uk-UA"/>
        </w:rPr>
        <w:t xml:space="preserve"> </w:t>
      </w:r>
      <w:r w:rsidR="007E1B3E" w:rsidRPr="00F30F13">
        <w:rPr>
          <w:sz w:val="22"/>
          <w:szCs w:val="22"/>
          <w:lang w:val="uk-UA"/>
        </w:rPr>
        <w:t>«</w:t>
      </w:r>
      <w:r w:rsidRPr="00F30F13">
        <w:rPr>
          <w:sz w:val="22"/>
          <w:szCs w:val="22"/>
          <w:lang w:val="uk-UA"/>
        </w:rPr>
        <w:t>за курсом банку</w:t>
      </w:r>
      <w:r w:rsidR="007E1B3E" w:rsidRPr="00F30F13">
        <w:rPr>
          <w:sz w:val="22"/>
          <w:szCs w:val="22"/>
          <w:lang w:val="uk-UA"/>
        </w:rPr>
        <w:t>»</w:t>
      </w:r>
      <w:r w:rsidRPr="00F30F13">
        <w:rPr>
          <w:sz w:val="22"/>
          <w:szCs w:val="22"/>
          <w:lang w:val="uk-UA"/>
        </w:rPr>
        <w:t xml:space="preserve">, що визначається Банком. </w:t>
      </w:r>
    </w:p>
    <w:p w:rsidR="00F17670" w:rsidRPr="00F30F13" w:rsidRDefault="00F17670" w:rsidP="00011A26">
      <w:pPr>
        <w:ind w:left="284"/>
        <w:jc w:val="both"/>
        <w:rPr>
          <w:sz w:val="22"/>
          <w:szCs w:val="22"/>
          <w:lang w:val="uk-UA"/>
        </w:rPr>
      </w:pPr>
      <w:r w:rsidRPr="00F30F13">
        <w:rPr>
          <w:sz w:val="22"/>
          <w:szCs w:val="22"/>
          <w:lang w:val="uk-UA"/>
        </w:rPr>
        <w:t>Списання відповідно до умов цього підпункту Договору здійснюється Банком в розмірі, еквівалентному розміру зобов’язань (платежів) Позичальника за цим Договором в національній валюті на дату здійснення договірного списання</w:t>
      </w:r>
      <w:r w:rsidR="007F186A" w:rsidRPr="00F30F13">
        <w:rPr>
          <w:sz w:val="22"/>
          <w:szCs w:val="22"/>
          <w:lang w:val="uk-UA"/>
        </w:rPr>
        <w:t>/дебетового переказу</w:t>
      </w:r>
      <w:r w:rsidRPr="00F30F13">
        <w:rPr>
          <w:sz w:val="22"/>
          <w:szCs w:val="22"/>
          <w:lang w:val="uk-UA"/>
        </w:rPr>
        <w:t xml:space="preserve"> з урахуванням витрат Банку, пов’язаних з продажем іноземної валюти на дату договірного списання</w:t>
      </w:r>
      <w:r w:rsidR="007F186A" w:rsidRPr="00F30F13">
        <w:rPr>
          <w:sz w:val="22"/>
          <w:szCs w:val="22"/>
          <w:lang w:val="uk-UA"/>
        </w:rPr>
        <w:t>/дебетового переказу</w:t>
      </w:r>
      <w:r w:rsidRPr="00F30F13">
        <w:rPr>
          <w:sz w:val="22"/>
          <w:szCs w:val="22"/>
          <w:lang w:val="uk-UA"/>
        </w:rPr>
        <w:t xml:space="preserve"> коштів відповідно до пп.3.6.1. цього Договору. Із суми гривневого еквівалента проданої іноземної валюти згідно з умовами цього підпункту Договору Банк утримує відповідну комісійну винагороду згідно тарифів Банку, та зараховує залишок коштів на Поточний рахунок Позичальника. </w:t>
      </w:r>
    </w:p>
    <w:p w:rsidR="00F17670" w:rsidRPr="00F30F13" w:rsidRDefault="00F17670" w:rsidP="00011A26">
      <w:pPr>
        <w:ind w:left="284"/>
        <w:jc w:val="both"/>
        <w:rPr>
          <w:sz w:val="22"/>
          <w:szCs w:val="22"/>
          <w:lang w:val="uk-UA"/>
        </w:rPr>
      </w:pPr>
      <w:r w:rsidRPr="00F30F13">
        <w:rPr>
          <w:sz w:val="22"/>
          <w:szCs w:val="22"/>
          <w:lang w:val="uk-UA"/>
        </w:rPr>
        <w:t>Договірне списання</w:t>
      </w:r>
      <w:r w:rsidR="007F186A" w:rsidRPr="00F30F13">
        <w:rPr>
          <w:sz w:val="22"/>
          <w:szCs w:val="22"/>
          <w:lang w:val="uk-UA"/>
        </w:rPr>
        <w:t>/дебетові перекази</w:t>
      </w:r>
      <w:r w:rsidRPr="00F30F13">
        <w:rPr>
          <w:sz w:val="22"/>
          <w:szCs w:val="22"/>
          <w:lang w:val="uk-UA"/>
        </w:rPr>
        <w:t xml:space="preserve"> зарахованих на Поточний рахунок коштів з метою виконання </w:t>
      </w:r>
      <w:r w:rsidR="00D73632" w:rsidRPr="00F30F13">
        <w:rPr>
          <w:sz w:val="22"/>
          <w:szCs w:val="22"/>
          <w:lang w:val="uk-UA"/>
        </w:rPr>
        <w:t xml:space="preserve">платіжних операцій </w:t>
      </w:r>
      <w:r w:rsidRPr="00F30F13">
        <w:rPr>
          <w:sz w:val="22"/>
          <w:szCs w:val="22"/>
          <w:lang w:val="uk-UA"/>
        </w:rPr>
        <w:t>за цим Договором здійснюється Банком відповідно до п.3.5 Договору.</w:t>
      </w:r>
    </w:p>
    <w:p w:rsidR="00F17670" w:rsidRPr="00F30F13" w:rsidRDefault="00F17670" w:rsidP="00011A26">
      <w:pPr>
        <w:numPr>
          <w:ilvl w:val="1"/>
          <w:numId w:val="39"/>
        </w:numPr>
        <w:tabs>
          <w:tab w:val="left" w:pos="567"/>
        </w:tabs>
        <w:ind w:left="567" w:hanging="567"/>
        <w:jc w:val="both"/>
        <w:rPr>
          <w:sz w:val="22"/>
          <w:szCs w:val="22"/>
          <w:lang w:val="uk-UA"/>
        </w:rPr>
      </w:pPr>
      <w:r w:rsidRPr="00F30F13">
        <w:rPr>
          <w:sz w:val="22"/>
          <w:szCs w:val="22"/>
          <w:lang w:val="uk-UA"/>
        </w:rPr>
        <w:t>Погашення заборгованості внаслідок отримання Банком грошових коштів за результатами виконання виконавчого документа, здійснюється в порядку, визначеному таким виконавчим документом.</w:t>
      </w:r>
    </w:p>
    <w:p w:rsidR="00D73632" w:rsidRPr="00F30F13" w:rsidRDefault="00D73632" w:rsidP="00011A26">
      <w:pPr>
        <w:numPr>
          <w:ilvl w:val="1"/>
          <w:numId w:val="39"/>
        </w:numPr>
        <w:tabs>
          <w:tab w:val="left" w:pos="567"/>
        </w:tabs>
        <w:ind w:left="567" w:hanging="567"/>
        <w:jc w:val="both"/>
        <w:rPr>
          <w:sz w:val="22"/>
          <w:szCs w:val="22"/>
          <w:lang w:val="uk-UA"/>
        </w:rPr>
      </w:pPr>
      <w:r w:rsidRPr="00F30F13">
        <w:rPr>
          <w:sz w:val="22"/>
          <w:szCs w:val="22"/>
          <w:lang w:val="uk-UA"/>
        </w:rPr>
        <w:t>Сторони, шляхом укладення цього Договору, підтверджують та погоджуються, що термін, а також порядок застосування «договірного списання», який застосовується в будь-яких кредитних договорах, укладених між Банком та Позичальником до дати набрання чинності Законом України «Про платіжні послуги», вживаються в значенні терміну «договірне списання/дебетовий переказ», наведеному в цьому Договорі. Для виконання договірного списання/дебетового переказу за згодою Позичальника з рахунків Позичальника в Банку, зокрема відкритого Позичальнику для обслуговування кредиту, вказаного у відповідному кредитному договорі, застосовується процедура дебетового переказу за згодою Позичальника/договірного списання, зазначена в цьому Договорі та відповідному кредитному договорі. Банк повідомив Позичальника про наведені зміни (особливості) умов договірного списання/дебетового переказу за згодою Позичальника, з метою своєчасного виконання чергових платежів (зобов’язання) за кредитними договорами, вказаними в цьому пункті Договору, шляхом укладення цього Договору.</w:t>
      </w:r>
    </w:p>
    <w:p w:rsidR="00F17670" w:rsidRPr="00F30F13" w:rsidRDefault="00F17670" w:rsidP="00011A26">
      <w:pPr>
        <w:numPr>
          <w:ilvl w:val="1"/>
          <w:numId w:val="39"/>
        </w:numPr>
        <w:tabs>
          <w:tab w:val="left" w:pos="567"/>
        </w:tabs>
        <w:ind w:left="567" w:hanging="567"/>
        <w:jc w:val="both"/>
        <w:rPr>
          <w:b/>
          <w:sz w:val="22"/>
          <w:szCs w:val="22"/>
          <w:lang w:val="uk-UA"/>
        </w:rPr>
      </w:pPr>
      <w:r w:rsidRPr="00F30F13">
        <w:rPr>
          <w:b/>
          <w:sz w:val="22"/>
          <w:szCs w:val="22"/>
          <w:lang w:val="uk-UA"/>
        </w:rPr>
        <w:t>Дострокове повернення Кредиту за ініціативою Позичальника</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 xml:space="preserve">Позичальник має право в будь – який час провести дострокове повернення всієї суми або частини суми наданого Кредиту за умови, що в будь – якому випадку нараховані Банком проценти за фактичний строк користування Кредитом, належні до сплати комісійні винагороди за послуги Банку та всі інші суми, які повинні бути сплачені згідно з умовами Договору, будуть сплачені Позичальником в той же час. У разі дострокового повернення Позичальником частини суми заборгованості за Кредитом Банк зобов’язаний здійснити відповідне коригування кредитних зобов’язань Позичальника в бік її зменшення. </w:t>
      </w:r>
    </w:p>
    <w:p w:rsidR="00F17670" w:rsidRPr="00F30F13" w:rsidRDefault="00F17670" w:rsidP="00011A26">
      <w:pPr>
        <w:numPr>
          <w:ilvl w:val="2"/>
          <w:numId w:val="39"/>
        </w:numPr>
        <w:tabs>
          <w:tab w:val="left" w:pos="993"/>
        </w:tabs>
        <w:ind w:left="284" w:firstLine="0"/>
        <w:jc w:val="both"/>
        <w:rPr>
          <w:sz w:val="22"/>
          <w:szCs w:val="22"/>
          <w:u w:val="single"/>
          <w:lang w:val="uk-UA"/>
        </w:rPr>
      </w:pPr>
      <w:r w:rsidRPr="00F30F13">
        <w:rPr>
          <w:sz w:val="22"/>
          <w:szCs w:val="22"/>
          <w:u w:val="single"/>
          <w:lang w:val="uk-UA"/>
        </w:rPr>
        <w:t>Позичальник здійснює дострокове повернення Кредиту:</w:t>
      </w:r>
    </w:p>
    <w:p w:rsidR="00F17670" w:rsidRPr="00F30F13" w:rsidRDefault="00F17670" w:rsidP="00011A26">
      <w:pPr>
        <w:numPr>
          <w:ilvl w:val="3"/>
          <w:numId w:val="39"/>
        </w:numPr>
        <w:ind w:left="1134" w:firstLine="0"/>
        <w:jc w:val="both"/>
        <w:rPr>
          <w:sz w:val="22"/>
          <w:szCs w:val="22"/>
          <w:lang w:val="uk-UA"/>
        </w:rPr>
      </w:pPr>
      <w:r w:rsidRPr="00F30F13">
        <w:rPr>
          <w:b/>
          <w:i/>
          <w:sz w:val="22"/>
          <w:szCs w:val="22"/>
          <w:lang w:val="uk-UA"/>
        </w:rPr>
        <w:t>Дострокове повне повернення</w:t>
      </w:r>
      <w:r w:rsidRPr="00F30F13">
        <w:rPr>
          <w:sz w:val="22"/>
          <w:szCs w:val="22"/>
          <w:lang w:val="uk-UA"/>
        </w:rPr>
        <w:t xml:space="preserve"> - повернення Позичальником Основної суми боргу за Кредитом,  сплата нарахованих процентів за його користування та комісійних винагород (у разі їх встановлення за цим Договором) в повному обсязі на дату повернення до настання терміну остаточного повернення Кредиту за цим Договором.</w:t>
      </w:r>
    </w:p>
    <w:p w:rsidR="00F17670" w:rsidRPr="00F30F13" w:rsidRDefault="00F17670" w:rsidP="00011A26">
      <w:pPr>
        <w:numPr>
          <w:ilvl w:val="3"/>
          <w:numId w:val="39"/>
        </w:numPr>
        <w:ind w:left="1134" w:firstLine="0"/>
        <w:jc w:val="both"/>
        <w:rPr>
          <w:sz w:val="22"/>
          <w:szCs w:val="22"/>
          <w:lang w:val="uk-UA"/>
        </w:rPr>
      </w:pPr>
      <w:r w:rsidRPr="00F30F13">
        <w:rPr>
          <w:b/>
          <w:i/>
          <w:sz w:val="22"/>
          <w:szCs w:val="22"/>
          <w:lang w:val="uk-UA"/>
        </w:rPr>
        <w:t>Дострокове часткове повернення</w:t>
      </w:r>
      <w:r w:rsidRPr="00F30F13">
        <w:rPr>
          <w:sz w:val="22"/>
          <w:szCs w:val="22"/>
          <w:lang w:val="uk-UA"/>
        </w:rPr>
        <w:t xml:space="preserve"> - сплата Позичальником чергових платежів у розмірах більших, ніж це передбачено Графіком платежів.</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У разі прийняття Позичальником рішення здійснити дострокове повне або часткове повернення Кредиту, Позичальник зобов’язується письмово попередити Банк про намір здійснити дострокове повернення шляхом подання до Банку відповідної заяви в день здійснення дострокового повернення.</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 xml:space="preserve">При достроковому поверненні Кредиту нарахування та сплата процентів за користування Кредитом здійснюється у відповідності до положень цього Договору. </w:t>
      </w:r>
    </w:p>
    <w:p w:rsidR="00593A6D" w:rsidRPr="00F30F13" w:rsidRDefault="00593A6D" w:rsidP="00593A6D">
      <w:pPr>
        <w:tabs>
          <w:tab w:val="left" w:pos="851"/>
        </w:tabs>
        <w:jc w:val="both"/>
        <w:rPr>
          <w:color w:val="5B9BD5" w:themeColor="accent1"/>
          <w:sz w:val="22"/>
          <w:szCs w:val="22"/>
          <w:lang w:val="uk-UA"/>
        </w:rPr>
      </w:pPr>
      <w:r w:rsidRPr="00F30F13">
        <w:rPr>
          <w:b/>
          <w:i/>
          <w:iCs/>
          <w:color w:val="FF0000"/>
          <w:sz w:val="22"/>
          <w:szCs w:val="22"/>
          <w:lang w:val="uk-UA"/>
        </w:rPr>
        <w:t>Підпункт 3.</w:t>
      </w:r>
      <w:r w:rsidR="00FB7B64" w:rsidRPr="00F30F13">
        <w:rPr>
          <w:b/>
          <w:i/>
          <w:iCs/>
          <w:color w:val="FF0000"/>
          <w:sz w:val="22"/>
          <w:szCs w:val="22"/>
          <w:lang w:val="uk-UA"/>
        </w:rPr>
        <w:t>9</w:t>
      </w:r>
      <w:r w:rsidRPr="00F30F13">
        <w:rPr>
          <w:b/>
          <w:i/>
          <w:iCs/>
          <w:color w:val="FF0000"/>
          <w:sz w:val="22"/>
          <w:szCs w:val="22"/>
          <w:lang w:val="uk-UA"/>
        </w:rPr>
        <w:t xml:space="preserve">.5. викладається в одному з наступних </w:t>
      </w:r>
      <w:r w:rsidR="0012512C" w:rsidRPr="00F30F13">
        <w:rPr>
          <w:b/>
          <w:i/>
          <w:iCs/>
          <w:color w:val="FF0000"/>
          <w:sz w:val="22"/>
          <w:szCs w:val="22"/>
          <w:lang w:val="uk-UA"/>
        </w:rPr>
        <w:t>3</w:t>
      </w:r>
      <w:r w:rsidRPr="00F30F13">
        <w:rPr>
          <w:b/>
          <w:i/>
          <w:iCs/>
          <w:color w:val="FF0000"/>
          <w:sz w:val="22"/>
          <w:szCs w:val="22"/>
          <w:lang w:val="uk-UA"/>
        </w:rPr>
        <w:t>-х варіантів:</w:t>
      </w:r>
    </w:p>
    <w:p w:rsidR="00593A6D" w:rsidRPr="00F30F13" w:rsidRDefault="00593A6D" w:rsidP="00593A6D">
      <w:pPr>
        <w:pStyle w:val="23"/>
        <w:tabs>
          <w:tab w:val="left" w:pos="0"/>
        </w:tabs>
        <w:spacing w:before="120" w:after="0" w:line="240" w:lineRule="auto"/>
        <w:ind w:left="0"/>
        <w:jc w:val="both"/>
        <w:rPr>
          <w:sz w:val="22"/>
          <w:szCs w:val="22"/>
          <w:lang w:val="uk-UA"/>
        </w:rPr>
      </w:pPr>
      <w:r w:rsidRPr="00F30F13">
        <w:rPr>
          <w:i/>
          <w:iCs/>
          <w:color w:val="FF0000"/>
          <w:sz w:val="22"/>
          <w:szCs w:val="22"/>
          <w:u w:val="single"/>
          <w:lang w:val="uk-UA"/>
        </w:rPr>
        <w:t>Варіант 1</w:t>
      </w:r>
      <w:r w:rsidRPr="00F30F13">
        <w:rPr>
          <w:iCs/>
          <w:color w:val="FF0000"/>
          <w:sz w:val="22"/>
          <w:szCs w:val="22"/>
          <w:lang w:val="uk-UA"/>
        </w:rPr>
        <w:t xml:space="preserve"> </w:t>
      </w:r>
      <w:r w:rsidRPr="00F30F13">
        <w:rPr>
          <w:i/>
          <w:iCs/>
          <w:color w:val="FF0000"/>
          <w:sz w:val="22"/>
          <w:szCs w:val="22"/>
          <w:lang w:val="uk-UA"/>
        </w:rPr>
        <w:t xml:space="preserve">використовується у разі, якщо повернення Основної суми боргу за Кредитом та процентів за користування Кредитом передбачається здійснювати </w:t>
      </w:r>
      <w:proofErr w:type="spellStart"/>
      <w:r w:rsidRPr="00F30F13">
        <w:rPr>
          <w:i/>
          <w:iCs/>
          <w:color w:val="FF0000"/>
          <w:sz w:val="22"/>
          <w:szCs w:val="22"/>
          <w:lang w:val="uk-UA"/>
        </w:rPr>
        <w:t>ануїтетними</w:t>
      </w:r>
      <w:proofErr w:type="spellEnd"/>
      <w:r w:rsidRPr="00F30F13">
        <w:rPr>
          <w:i/>
          <w:iCs/>
          <w:color w:val="FF0000"/>
          <w:sz w:val="22"/>
          <w:szCs w:val="22"/>
          <w:lang w:val="uk-UA"/>
        </w:rPr>
        <w:t xml:space="preserve"> </w:t>
      </w:r>
      <w:proofErr w:type="spellStart"/>
      <w:r w:rsidRPr="00F30F13">
        <w:rPr>
          <w:i/>
          <w:iCs/>
          <w:color w:val="FF0000"/>
          <w:sz w:val="22"/>
          <w:szCs w:val="22"/>
          <w:lang w:val="uk-UA"/>
        </w:rPr>
        <w:t>платежами</w:t>
      </w:r>
      <w:proofErr w:type="spellEnd"/>
      <w:r w:rsidRPr="00F30F13">
        <w:rPr>
          <w:i/>
          <w:iCs/>
          <w:color w:val="FF0000"/>
          <w:sz w:val="22"/>
          <w:szCs w:val="22"/>
          <w:lang w:val="uk-UA"/>
        </w:rPr>
        <w:t>:</w:t>
      </w:r>
    </w:p>
    <w:p w:rsidR="00593A6D" w:rsidRPr="00F30F13" w:rsidRDefault="00593A6D" w:rsidP="00593A6D">
      <w:pPr>
        <w:numPr>
          <w:ilvl w:val="2"/>
          <w:numId w:val="39"/>
        </w:numPr>
        <w:tabs>
          <w:tab w:val="left" w:pos="993"/>
        </w:tabs>
        <w:ind w:left="284" w:firstLine="0"/>
        <w:jc w:val="both"/>
        <w:rPr>
          <w:sz w:val="22"/>
          <w:szCs w:val="22"/>
          <w:lang w:val="uk-UA" w:eastAsia="en-US"/>
        </w:rPr>
      </w:pPr>
      <w:r w:rsidRPr="00F30F13">
        <w:rPr>
          <w:sz w:val="22"/>
          <w:szCs w:val="22"/>
          <w:lang w:val="uk-UA"/>
        </w:rPr>
        <w:t>Здійснення дострокового часткового повернення Кредиту у поточному платіжному періоді (період в якому здійснюється дострокове часткове погашення кредиту) не звільняє Позичальника від сплати чергового платежу в поточному платіжному періоді та наступних платіжних періодах, визначених умовами договору.</w:t>
      </w:r>
    </w:p>
    <w:p w:rsidR="00593A6D" w:rsidRPr="00F30F13" w:rsidRDefault="00593A6D" w:rsidP="00593A6D">
      <w:pPr>
        <w:jc w:val="both"/>
        <w:rPr>
          <w:sz w:val="22"/>
          <w:szCs w:val="22"/>
          <w:lang w:val="uk-UA" w:eastAsia="en-US"/>
        </w:rPr>
      </w:pPr>
      <w:r w:rsidRPr="00F30F13">
        <w:rPr>
          <w:i/>
          <w:iCs/>
          <w:color w:val="FF0000"/>
          <w:sz w:val="22"/>
          <w:szCs w:val="22"/>
          <w:u w:val="single"/>
          <w:lang w:val="uk-UA"/>
        </w:rPr>
        <w:t>Варіант 2</w:t>
      </w:r>
      <w:r w:rsidRPr="00F30F13">
        <w:rPr>
          <w:iCs/>
          <w:color w:val="FF0000"/>
          <w:sz w:val="22"/>
          <w:szCs w:val="22"/>
          <w:lang w:val="uk-UA"/>
        </w:rPr>
        <w:t xml:space="preserve"> </w:t>
      </w:r>
      <w:r w:rsidRPr="00F30F13">
        <w:rPr>
          <w:i/>
          <w:iCs/>
          <w:color w:val="FF0000"/>
          <w:sz w:val="22"/>
          <w:szCs w:val="22"/>
          <w:lang w:val="uk-UA"/>
        </w:rPr>
        <w:t>використовується у разі, якщо повернення Основної суми боргу за Кредитом передбачається здійснювати рівними частинами:</w:t>
      </w:r>
    </w:p>
    <w:p w:rsidR="00593A6D" w:rsidRPr="00F30F13" w:rsidRDefault="00593A6D" w:rsidP="00593A6D">
      <w:pPr>
        <w:ind w:left="284"/>
        <w:jc w:val="both"/>
        <w:rPr>
          <w:sz w:val="22"/>
          <w:szCs w:val="22"/>
          <w:lang w:val="uk-UA"/>
        </w:rPr>
      </w:pPr>
      <w:r w:rsidRPr="00F30F13">
        <w:rPr>
          <w:b/>
          <w:sz w:val="22"/>
          <w:szCs w:val="22"/>
          <w:lang w:val="uk-UA"/>
        </w:rPr>
        <w:t>3.</w:t>
      </w:r>
      <w:r w:rsidR="00FB7B64" w:rsidRPr="00F30F13">
        <w:rPr>
          <w:b/>
          <w:sz w:val="22"/>
          <w:szCs w:val="22"/>
          <w:lang w:val="uk-UA"/>
        </w:rPr>
        <w:t>9</w:t>
      </w:r>
      <w:r w:rsidRPr="00F30F13">
        <w:rPr>
          <w:b/>
          <w:sz w:val="22"/>
          <w:szCs w:val="22"/>
          <w:lang w:val="uk-UA"/>
        </w:rPr>
        <w:t>.5.</w:t>
      </w:r>
      <w:r w:rsidRPr="00F30F13">
        <w:rPr>
          <w:sz w:val="22"/>
          <w:szCs w:val="22"/>
          <w:lang w:val="uk-UA"/>
        </w:rPr>
        <w:t xml:space="preserve">   Здійснення дострокового часткового повернення Кредиту у поточному платіжному періоді  звільняє Позичальника від сплати чергового платежу в поточному періоді (період в якому здійснюється дострокове часткове погашення кредиту) та не звільняє Позичальника від сплати чергових платежів у наступних платіжних періодах, визначених умовами договору.</w:t>
      </w:r>
    </w:p>
    <w:p w:rsidR="0012512C" w:rsidRPr="00AE2120" w:rsidRDefault="0012512C" w:rsidP="0012512C">
      <w:pPr>
        <w:jc w:val="both"/>
        <w:rPr>
          <w:rFonts w:eastAsia="SimSun"/>
          <w:i/>
          <w:iCs/>
          <w:color w:val="FF0000"/>
          <w:sz w:val="22"/>
          <w:szCs w:val="22"/>
          <w:lang w:val="uk-UA" w:eastAsia="zh-CN"/>
        </w:rPr>
      </w:pPr>
      <w:r w:rsidRPr="00AE2120">
        <w:rPr>
          <w:rFonts w:eastAsia="SimSun"/>
          <w:i/>
          <w:iCs/>
          <w:color w:val="FF0000"/>
          <w:sz w:val="22"/>
          <w:szCs w:val="22"/>
          <w:u w:val="single"/>
          <w:lang w:val="uk-UA" w:eastAsia="zh-CN"/>
        </w:rPr>
        <w:t xml:space="preserve">Варіант </w:t>
      </w:r>
      <w:r w:rsidRPr="00AE2120">
        <w:rPr>
          <w:rFonts w:eastAsia="SimSun"/>
          <w:i/>
          <w:iCs/>
          <w:color w:val="FF0000"/>
          <w:sz w:val="22"/>
          <w:szCs w:val="22"/>
          <w:u w:val="single"/>
          <w:lang w:eastAsia="zh-CN"/>
        </w:rPr>
        <w:t>3</w:t>
      </w:r>
      <w:r w:rsidRPr="00AE2120">
        <w:rPr>
          <w:rFonts w:eastAsia="SimSun"/>
          <w:i/>
          <w:iCs/>
          <w:color w:val="FF0000"/>
          <w:sz w:val="22"/>
          <w:szCs w:val="22"/>
          <w:lang w:val="uk-UA" w:eastAsia="zh-CN"/>
        </w:rPr>
        <w:t xml:space="preserve"> викладається в наступній редакції у разі повернення Основної суми боргу за Кредитом та процентів за користування Кредитом передбачається здійснювати </w:t>
      </w:r>
      <w:proofErr w:type="spellStart"/>
      <w:r w:rsidRPr="00AE2120">
        <w:rPr>
          <w:rFonts w:eastAsia="SimSun"/>
          <w:i/>
          <w:iCs/>
          <w:color w:val="FF0000"/>
          <w:sz w:val="22"/>
          <w:szCs w:val="22"/>
          <w:lang w:val="uk-UA" w:eastAsia="zh-CN"/>
        </w:rPr>
        <w:t>ануїтетними</w:t>
      </w:r>
      <w:proofErr w:type="spellEnd"/>
      <w:r w:rsidRPr="00AE2120">
        <w:rPr>
          <w:rFonts w:eastAsia="SimSun"/>
          <w:i/>
          <w:iCs/>
          <w:color w:val="FF0000"/>
          <w:sz w:val="22"/>
          <w:szCs w:val="22"/>
          <w:lang w:val="uk-UA" w:eastAsia="zh-CN"/>
        </w:rPr>
        <w:t xml:space="preserve"> </w:t>
      </w:r>
      <w:proofErr w:type="spellStart"/>
      <w:r w:rsidRPr="00AE2120">
        <w:rPr>
          <w:rFonts w:eastAsia="SimSun"/>
          <w:i/>
          <w:iCs/>
          <w:color w:val="FF0000"/>
          <w:sz w:val="22"/>
          <w:szCs w:val="22"/>
          <w:lang w:val="uk-UA" w:eastAsia="zh-CN"/>
        </w:rPr>
        <w:t>платежами</w:t>
      </w:r>
      <w:proofErr w:type="spellEnd"/>
      <w:r w:rsidRPr="00AE2120">
        <w:rPr>
          <w:rFonts w:eastAsia="SimSun"/>
          <w:i/>
          <w:iCs/>
          <w:color w:val="FF0000"/>
          <w:sz w:val="22"/>
          <w:szCs w:val="22"/>
          <w:lang w:val="uk-UA" w:eastAsia="zh-CN"/>
        </w:rPr>
        <w:t xml:space="preserve"> за схемою "Ануїтет факт/360" (після технічної реалізації):</w:t>
      </w:r>
    </w:p>
    <w:p w:rsidR="0012512C" w:rsidRPr="00F30F13" w:rsidRDefault="0012512C" w:rsidP="00F30F13">
      <w:pPr>
        <w:jc w:val="both"/>
        <w:rPr>
          <w:rFonts w:eastAsia="SimSun"/>
          <w:sz w:val="22"/>
          <w:szCs w:val="22"/>
          <w:lang w:eastAsia="zh-CN"/>
        </w:rPr>
      </w:pPr>
      <w:r w:rsidRPr="00F30F13">
        <w:rPr>
          <w:rFonts w:eastAsia="SimSun"/>
          <w:sz w:val="22"/>
          <w:szCs w:val="22"/>
          <w:lang w:eastAsia="zh-CN"/>
        </w:rPr>
        <w:t>3.9.5.</w:t>
      </w:r>
      <w:r w:rsidRPr="00F30F13">
        <w:rPr>
          <w:rFonts w:eastAsia="SimSun"/>
          <w:sz w:val="22"/>
          <w:szCs w:val="22"/>
          <w:lang w:eastAsia="zh-CN"/>
        </w:rPr>
        <w:tab/>
      </w:r>
      <w:proofErr w:type="spellStart"/>
      <w:r w:rsidRPr="00F30F13">
        <w:rPr>
          <w:rFonts w:eastAsia="SimSun"/>
          <w:sz w:val="22"/>
          <w:szCs w:val="22"/>
          <w:lang w:eastAsia="zh-CN"/>
        </w:rPr>
        <w:t>Здійснення</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дострокового</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часткового</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повернення</w:t>
      </w:r>
      <w:proofErr w:type="spellEnd"/>
      <w:r w:rsidRPr="00F30F13">
        <w:rPr>
          <w:rFonts w:eastAsia="SimSun"/>
          <w:sz w:val="22"/>
          <w:szCs w:val="22"/>
          <w:lang w:eastAsia="zh-CN"/>
        </w:rPr>
        <w:t xml:space="preserve"> Кредиту у поточному </w:t>
      </w:r>
      <w:proofErr w:type="spellStart"/>
      <w:r w:rsidRPr="00F30F13">
        <w:rPr>
          <w:rFonts w:eastAsia="SimSun"/>
          <w:sz w:val="22"/>
          <w:szCs w:val="22"/>
          <w:lang w:eastAsia="zh-CN"/>
        </w:rPr>
        <w:t>платіжному</w:t>
      </w:r>
      <w:proofErr w:type="spellEnd"/>
      <w:r w:rsidRPr="00F30F13">
        <w:rPr>
          <w:rFonts w:eastAsia="SimSun"/>
          <w:sz w:val="22"/>
          <w:szCs w:val="22"/>
          <w:lang w:eastAsia="zh-CN"/>
        </w:rPr>
        <w:t xml:space="preserve"> </w:t>
      </w:r>
      <w:proofErr w:type="spellStart"/>
      <w:proofErr w:type="gramStart"/>
      <w:r w:rsidRPr="00F30F13">
        <w:rPr>
          <w:rFonts w:eastAsia="SimSun"/>
          <w:sz w:val="22"/>
          <w:szCs w:val="22"/>
          <w:lang w:eastAsia="zh-CN"/>
        </w:rPr>
        <w:t>періоді</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звільняє</w:t>
      </w:r>
      <w:proofErr w:type="spellEnd"/>
      <w:proofErr w:type="gramEnd"/>
      <w:r w:rsidRPr="00F30F13">
        <w:rPr>
          <w:rFonts w:eastAsia="SimSun"/>
          <w:sz w:val="22"/>
          <w:szCs w:val="22"/>
          <w:lang w:eastAsia="zh-CN"/>
        </w:rPr>
        <w:t xml:space="preserve"> </w:t>
      </w:r>
      <w:proofErr w:type="spellStart"/>
      <w:r w:rsidRPr="00F30F13">
        <w:rPr>
          <w:rFonts w:eastAsia="SimSun"/>
          <w:sz w:val="22"/>
          <w:szCs w:val="22"/>
          <w:lang w:eastAsia="zh-CN"/>
        </w:rPr>
        <w:t>Позичальника</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від</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сплати</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чергового</w:t>
      </w:r>
      <w:proofErr w:type="spellEnd"/>
      <w:r w:rsidRPr="00F30F13">
        <w:rPr>
          <w:rFonts w:eastAsia="SimSun"/>
          <w:sz w:val="22"/>
          <w:szCs w:val="22"/>
          <w:lang w:eastAsia="zh-CN"/>
        </w:rPr>
        <w:t xml:space="preserve"> платежу в поточному періоді (період в якому здійснюється дострокове часткове погашення Кредиту) та не </w:t>
      </w:r>
      <w:proofErr w:type="spellStart"/>
      <w:r w:rsidRPr="00F30F13">
        <w:rPr>
          <w:rFonts w:eastAsia="SimSun"/>
          <w:sz w:val="22"/>
          <w:szCs w:val="22"/>
          <w:lang w:eastAsia="zh-CN"/>
        </w:rPr>
        <w:t>звільняє</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Позичальника</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від</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сплати</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чергових</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платежів</w:t>
      </w:r>
      <w:proofErr w:type="spellEnd"/>
      <w:r w:rsidRPr="00F30F13">
        <w:rPr>
          <w:rFonts w:eastAsia="SimSun"/>
          <w:sz w:val="22"/>
          <w:szCs w:val="22"/>
          <w:lang w:eastAsia="zh-CN"/>
        </w:rPr>
        <w:t xml:space="preserve"> у </w:t>
      </w:r>
      <w:proofErr w:type="spellStart"/>
      <w:r w:rsidRPr="00F30F13">
        <w:rPr>
          <w:rFonts w:eastAsia="SimSun"/>
          <w:sz w:val="22"/>
          <w:szCs w:val="22"/>
          <w:lang w:eastAsia="zh-CN"/>
        </w:rPr>
        <w:t>наступних</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платіжних</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періодах</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визначених</w:t>
      </w:r>
      <w:proofErr w:type="spellEnd"/>
      <w:r w:rsidRPr="00F30F13">
        <w:rPr>
          <w:rFonts w:eastAsia="SimSun"/>
          <w:sz w:val="22"/>
          <w:szCs w:val="22"/>
          <w:lang w:eastAsia="zh-CN"/>
        </w:rPr>
        <w:t xml:space="preserve"> </w:t>
      </w:r>
      <w:proofErr w:type="spellStart"/>
      <w:r w:rsidRPr="00F30F13">
        <w:rPr>
          <w:rFonts w:eastAsia="SimSun"/>
          <w:sz w:val="22"/>
          <w:szCs w:val="22"/>
          <w:lang w:eastAsia="zh-CN"/>
        </w:rPr>
        <w:t>умовами</w:t>
      </w:r>
      <w:proofErr w:type="spellEnd"/>
      <w:r w:rsidRPr="00F30F13">
        <w:rPr>
          <w:rFonts w:eastAsia="SimSun"/>
          <w:sz w:val="22"/>
          <w:szCs w:val="22"/>
          <w:lang w:eastAsia="zh-CN"/>
        </w:rPr>
        <w:t xml:space="preserve"> Договору.</w:t>
      </w:r>
    </w:p>
    <w:p w:rsidR="00F17670" w:rsidRPr="00F30F13" w:rsidRDefault="00F17670" w:rsidP="00C4686F">
      <w:pPr>
        <w:numPr>
          <w:ilvl w:val="2"/>
          <w:numId w:val="39"/>
        </w:numPr>
        <w:tabs>
          <w:tab w:val="left" w:pos="993"/>
        </w:tabs>
        <w:ind w:left="284" w:firstLine="0"/>
        <w:jc w:val="both"/>
        <w:rPr>
          <w:sz w:val="22"/>
          <w:szCs w:val="22"/>
          <w:lang w:val="uk-UA"/>
        </w:rPr>
      </w:pPr>
      <w:r w:rsidRPr="00F30F13">
        <w:rPr>
          <w:sz w:val="22"/>
          <w:szCs w:val="22"/>
          <w:lang w:val="uk-UA"/>
        </w:rPr>
        <w:t>Після здійснення Позичальником дострокового часткового повернення Кредиту Сторони, залежно від змісту поданої Позичальником відповідно до пп. 3.</w:t>
      </w:r>
      <w:r w:rsidR="00FB7B64" w:rsidRPr="00F30F13">
        <w:rPr>
          <w:sz w:val="22"/>
          <w:szCs w:val="22"/>
          <w:lang w:val="uk-UA"/>
        </w:rPr>
        <w:t>9</w:t>
      </w:r>
      <w:r w:rsidRPr="00F30F13">
        <w:rPr>
          <w:sz w:val="22"/>
          <w:szCs w:val="22"/>
          <w:lang w:val="uk-UA"/>
        </w:rPr>
        <w:t>.3. заяви, вносять наступні зміни до цього Договору:</w:t>
      </w:r>
    </w:p>
    <w:p w:rsidR="00F17670" w:rsidRPr="00F30F13" w:rsidRDefault="00F17670" w:rsidP="00C22863">
      <w:pPr>
        <w:numPr>
          <w:ilvl w:val="3"/>
          <w:numId w:val="39"/>
        </w:numPr>
        <w:tabs>
          <w:tab w:val="left" w:pos="1134"/>
        </w:tabs>
        <w:ind w:left="284" w:firstLine="0"/>
        <w:jc w:val="both"/>
        <w:rPr>
          <w:sz w:val="22"/>
          <w:szCs w:val="22"/>
          <w:lang w:val="uk-UA"/>
        </w:rPr>
      </w:pPr>
      <w:r w:rsidRPr="00F30F13">
        <w:rPr>
          <w:b/>
          <w:i/>
          <w:sz w:val="22"/>
          <w:szCs w:val="22"/>
          <w:lang w:val="uk-UA"/>
        </w:rPr>
        <w:t>в частині зміни терміну остаточного повернення Кредиту</w:t>
      </w:r>
      <w:r w:rsidRPr="00F30F13">
        <w:rPr>
          <w:sz w:val="22"/>
          <w:szCs w:val="22"/>
          <w:lang w:val="uk-UA"/>
        </w:rPr>
        <w:t xml:space="preserve"> (в бік зменшення) із встановленням відповідного нового Графіку платежів – у разі прийняття Позичальником рішення збереження розміру чергових платежів по Кредиту, що визначені у пп. 3.3.3. цього Договору; </w:t>
      </w:r>
    </w:p>
    <w:p w:rsidR="00F17670" w:rsidRPr="00F30F13" w:rsidRDefault="00F17670" w:rsidP="00C22863">
      <w:pPr>
        <w:numPr>
          <w:ilvl w:val="3"/>
          <w:numId w:val="39"/>
        </w:numPr>
        <w:tabs>
          <w:tab w:val="left" w:pos="1134"/>
        </w:tabs>
        <w:ind w:left="284" w:firstLine="0"/>
        <w:jc w:val="both"/>
        <w:rPr>
          <w:sz w:val="22"/>
          <w:szCs w:val="22"/>
          <w:lang w:val="uk-UA"/>
        </w:rPr>
      </w:pPr>
      <w:r w:rsidRPr="00F30F13">
        <w:rPr>
          <w:b/>
          <w:i/>
          <w:sz w:val="22"/>
          <w:szCs w:val="22"/>
          <w:lang w:val="uk-UA"/>
        </w:rPr>
        <w:t>в частині перерахунку розміру чергових платежів по Кредиту</w:t>
      </w:r>
      <w:r w:rsidRPr="00F30F13">
        <w:rPr>
          <w:sz w:val="22"/>
          <w:szCs w:val="22"/>
          <w:lang w:val="uk-UA"/>
        </w:rPr>
        <w:t xml:space="preserve"> із встановленням відповідного нового Графіку платежів – у разі прийняття Позичальником рішення збереження первинного терміну остаточного повернення Кредиту. </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У разі, якщо Позичальником, після здійснення дострокового часткового повернення Кредиту, не укладено з Банком додатковий договір відповідно до пп. 3.</w:t>
      </w:r>
      <w:r w:rsidR="00FB7B64" w:rsidRPr="00F30F13">
        <w:rPr>
          <w:sz w:val="22"/>
          <w:szCs w:val="22"/>
          <w:lang w:val="uk-UA"/>
        </w:rPr>
        <w:t>9</w:t>
      </w:r>
      <w:r w:rsidRPr="00F30F13">
        <w:rPr>
          <w:sz w:val="22"/>
          <w:szCs w:val="22"/>
          <w:lang w:val="uk-UA"/>
        </w:rPr>
        <w:t>.6. цього Договору, Банк здійснює перерахунок розміру платежів за Графіком платежів із скороченням строку повернення Кредиту та перенесенням первинного терміну остаточного повернення Кредиту на більш ранню дату. Новий Графік платежів надається Позичальнику за його першою вимогою.</w:t>
      </w:r>
    </w:p>
    <w:p w:rsidR="00F17670" w:rsidRPr="00F30F13" w:rsidRDefault="00F17670" w:rsidP="00011A26">
      <w:pPr>
        <w:numPr>
          <w:ilvl w:val="2"/>
          <w:numId w:val="39"/>
        </w:numPr>
        <w:tabs>
          <w:tab w:val="left" w:pos="993"/>
        </w:tabs>
        <w:ind w:left="284" w:firstLine="0"/>
        <w:jc w:val="both"/>
        <w:rPr>
          <w:sz w:val="22"/>
          <w:szCs w:val="22"/>
          <w:lang w:val="uk-UA"/>
        </w:rPr>
      </w:pPr>
      <w:r w:rsidRPr="00F30F13">
        <w:rPr>
          <w:sz w:val="22"/>
          <w:szCs w:val="22"/>
          <w:lang w:val="uk-UA"/>
        </w:rPr>
        <w:t xml:space="preserve">При достроковому поверненні Кредиту або будь – якої його частини платежі за цим Договором вносяться Позичальником в черговості, визначеній в пп. 3.4.1. цього Договору. </w:t>
      </w:r>
    </w:p>
    <w:p w:rsidR="00F17670" w:rsidRPr="00F30F13" w:rsidRDefault="00F17670" w:rsidP="005043D6">
      <w:pPr>
        <w:numPr>
          <w:ilvl w:val="1"/>
          <w:numId w:val="39"/>
        </w:numPr>
        <w:tabs>
          <w:tab w:val="left" w:pos="567"/>
        </w:tabs>
        <w:ind w:left="567" w:hanging="283"/>
        <w:jc w:val="both"/>
        <w:rPr>
          <w:b/>
          <w:sz w:val="22"/>
          <w:szCs w:val="22"/>
          <w:lang w:val="uk-UA"/>
        </w:rPr>
      </w:pPr>
      <w:r w:rsidRPr="00F30F13">
        <w:rPr>
          <w:b/>
          <w:sz w:val="22"/>
          <w:szCs w:val="22"/>
          <w:lang w:val="uk-UA"/>
        </w:rPr>
        <w:t>Дострокове повернення Кредиту за ініціативою Банку</w:t>
      </w:r>
    </w:p>
    <w:p w:rsidR="00F17670" w:rsidRPr="00F30F13" w:rsidRDefault="00F17670" w:rsidP="00011A26">
      <w:pPr>
        <w:pStyle w:val="af"/>
        <w:numPr>
          <w:ilvl w:val="2"/>
          <w:numId w:val="39"/>
        </w:numPr>
        <w:tabs>
          <w:tab w:val="left" w:pos="993"/>
        </w:tabs>
        <w:spacing w:after="0"/>
        <w:ind w:left="284" w:firstLine="0"/>
        <w:jc w:val="both"/>
        <w:rPr>
          <w:sz w:val="22"/>
          <w:szCs w:val="22"/>
          <w:lang w:val="uk-UA"/>
        </w:rPr>
      </w:pPr>
      <w:r w:rsidRPr="00F30F13">
        <w:rPr>
          <w:sz w:val="22"/>
          <w:szCs w:val="22"/>
          <w:lang w:val="uk-UA"/>
        </w:rPr>
        <w:t xml:space="preserve">Банк має </w:t>
      </w:r>
      <w:r w:rsidRPr="00F30F13">
        <w:rPr>
          <w:color w:val="000000"/>
          <w:sz w:val="22"/>
          <w:szCs w:val="22"/>
          <w:lang w:val="uk-UA"/>
        </w:rPr>
        <w:t>право у випадку, якщо будуть мати місце будь–які або всі можливі випадки невиконання Позичальником</w:t>
      </w:r>
      <w:r w:rsidR="00565740" w:rsidRPr="00F30F13">
        <w:rPr>
          <w:color w:val="000000"/>
          <w:sz w:val="22"/>
          <w:szCs w:val="22"/>
          <w:lang w:val="uk-UA"/>
        </w:rPr>
        <w:t xml:space="preserve"> та/або Заставодавцем</w:t>
      </w:r>
      <w:r w:rsidRPr="00F30F13">
        <w:rPr>
          <w:color w:val="000000"/>
          <w:sz w:val="22"/>
          <w:szCs w:val="22"/>
          <w:lang w:val="uk-UA"/>
        </w:rPr>
        <w:t xml:space="preserve"> взятих</w:t>
      </w:r>
      <w:r w:rsidRPr="00F30F13">
        <w:rPr>
          <w:sz w:val="22"/>
          <w:szCs w:val="22"/>
          <w:lang w:val="uk-UA"/>
        </w:rPr>
        <w:t xml:space="preserve"> на себе обов’язків та недотримання умов, передбачених цим Договором та/або Документами забезпечення та/або іншими договорами, укладеними Позичальником</w:t>
      </w:r>
      <w:r w:rsidR="00565740" w:rsidRPr="00F30F13">
        <w:rPr>
          <w:sz w:val="22"/>
          <w:szCs w:val="22"/>
          <w:lang w:val="uk-UA"/>
        </w:rPr>
        <w:t xml:space="preserve"> та/або Заставодавцем та/або Поручителем</w:t>
      </w:r>
      <w:r w:rsidRPr="00F30F13">
        <w:rPr>
          <w:sz w:val="22"/>
          <w:szCs w:val="22"/>
          <w:lang w:val="uk-UA"/>
        </w:rPr>
        <w:t xml:space="preserve"> з Банком, вимагати дострокового повернення суми Кредиту та всієї суми нарахованих процентів за користування Кредитом (разом з будь–якими іншими нарахованими сумами або сумами, що підлягають до сплати за цим Договором), у тому числі, але не виключно, у разі якщо відбулось:</w:t>
      </w:r>
    </w:p>
    <w:p w:rsidR="00F17670" w:rsidRPr="00F30F13" w:rsidRDefault="00F17670" w:rsidP="00011A26">
      <w:pPr>
        <w:tabs>
          <w:tab w:val="left" w:pos="1843"/>
        </w:tabs>
        <w:ind w:left="1134"/>
        <w:jc w:val="both"/>
        <w:rPr>
          <w:sz w:val="22"/>
          <w:szCs w:val="22"/>
          <w:lang w:val="uk-UA"/>
        </w:rPr>
      </w:pPr>
      <w:r w:rsidRPr="00F30F13">
        <w:rPr>
          <w:b/>
          <w:sz w:val="22"/>
          <w:szCs w:val="22"/>
          <w:lang w:val="uk-UA"/>
        </w:rPr>
        <w:t>3.</w:t>
      </w:r>
      <w:r w:rsidR="00FB7B64" w:rsidRPr="00F30F13">
        <w:rPr>
          <w:b/>
          <w:sz w:val="22"/>
          <w:szCs w:val="22"/>
          <w:lang w:val="uk-UA"/>
        </w:rPr>
        <w:t>10</w:t>
      </w:r>
      <w:r w:rsidRPr="00F30F13">
        <w:rPr>
          <w:b/>
          <w:sz w:val="22"/>
          <w:szCs w:val="22"/>
          <w:lang w:val="uk-UA"/>
        </w:rPr>
        <w:t>.1.1.</w:t>
      </w:r>
      <w:r w:rsidRPr="00F30F13">
        <w:rPr>
          <w:sz w:val="22"/>
          <w:szCs w:val="22"/>
          <w:lang w:val="uk-UA"/>
        </w:rPr>
        <w:tab/>
        <w:t xml:space="preserve">затримання на один календарний місяць сплати частини Основної суми боргу за Кредитом та/або процентів за користування Кредитом, інших платежів за цим Договором </w:t>
      </w:r>
      <w:r w:rsidR="0059580A" w:rsidRPr="00F30F13">
        <w:rPr>
          <w:sz w:val="22"/>
          <w:szCs w:val="22"/>
          <w:lang w:val="uk-UA"/>
        </w:rPr>
        <w:t>та /або</w:t>
      </w:r>
      <w:r w:rsidR="0059580A" w:rsidRPr="00F30F13">
        <w:rPr>
          <w:sz w:val="22"/>
          <w:szCs w:val="22"/>
        </w:rPr>
        <w:t xml:space="preserve"> </w:t>
      </w:r>
      <w:r w:rsidR="0059580A" w:rsidRPr="00F30F13">
        <w:rPr>
          <w:sz w:val="22"/>
          <w:szCs w:val="22"/>
          <w:lang w:val="uk-UA"/>
        </w:rPr>
        <w:t>затримання сплати за будь-яким іншим договором, який укладений Позичальником з Банком з метою здійснення будь-якої кредитної операції на три календарні місяці</w:t>
      </w:r>
      <w:r w:rsidRPr="00F30F13">
        <w:rPr>
          <w:sz w:val="22"/>
          <w:szCs w:val="22"/>
          <w:lang w:val="uk-UA"/>
        </w:rPr>
        <w:t xml:space="preserve">; </w:t>
      </w:r>
    </w:p>
    <w:p w:rsidR="00F17670" w:rsidRPr="00F30F13" w:rsidRDefault="00F17670" w:rsidP="00011A26">
      <w:pPr>
        <w:tabs>
          <w:tab w:val="left" w:pos="1418"/>
          <w:tab w:val="left" w:pos="1843"/>
        </w:tabs>
        <w:ind w:left="1134"/>
        <w:jc w:val="both"/>
        <w:rPr>
          <w:sz w:val="22"/>
          <w:szCs w:val="22"/>
          <w:lang w:val="uk-UA"/>
        </w:rPr>
      </w:pPr>
      <w:r w:rsidRPr="00F30F13">
        <w:rPr>
          <w:b/>
          <w:sz w:val="22"/>
          <w:szCs w:val="22"/>
          <w:lang w:val="uk-UA"/>
        </w:rPr>
        <w:t>3.</w:t>
      </w:r>
      <w:r w:rsidR="00FB7B64" w:rsidRPr="00F30F13">
        <w:rPr>
          <w:b/>
          <w:sz w:val="22"/>
          <w:szCs w:val="22"/>
          <w:lang w:val="uk-UA"/>
        </w:rPr>
        <w:t>10</w:t>
      </w:r>
      <w:r w:rsidRPr="00F30F13">
        <w:rPr>
          <w:b/>
          <w:sz w:val="22"/>
          <w:szCs w:val="22"/>
          <w:lang w:val="uk-UA"/>
        </w:rPr>
        <w:t>.1.2.</w:t>
      </w:r>
      <w:r w:rsidRPr="00F30F13">
        <w:rPr>
          <w:b/>
          <w:sz w:val="22"/>
          <w:szCs w:val="22"/>
          <w:lang w:val="uk-UA"/>
        </w:rPr>
        <w:tab/>
      </w:r>
      <w:r w:rsidRPr="00F30F13">
        <w:rPr>
          <w:sz w:val="22"/>
          <w:szCs w:val="22"/>
          <w:lang w:val="uk-UA"/>
        </w:rPr>
        <w:t>використання кредитних коштів не за Цільовим призначенням Кредиту;</w:t>
      </w:r>
    </w:p>
    <w:p w:rsidR="00F17670" w:rsidRPr="00F30F13" w:rsidRDefault="00FB7B64" w:rsidP="006778A4">
      <w:pPr>
        <w:tabs>
          <w:tab w:val="left" w:pos="1843"/>
        </w:tabs>
        <w:ind w:left="1134"/>
        <w:jc w:val="both"/>
        <w:rPr>
          <w:sz w:val="22"/>
          <w:szCs w:val="22"/>
          <w:lang w:val="uk-UA"/>
        </w:rPr>
      </w:pPr>
      <w:r w:rsidRPr="00F30F13">
        <w:rPr>
          <w:b/>
          <w:sz w:val="22"/>
          <w:szCs w:val="22"/>
          <w:lang w:val="uk-UA"/>
        </w:rPr>
        <w:t>3.10.1.3.</w:t>
      </w:r>
      <w:r w:rsidRPr="00F30F13">
        <w:rPr>
          <w:sz w:val="22"/>
          <w:szCs w:val="22"/>
          <w:lang w:val="uk-UA"/>
        </w:rPr>
        <w:t xml:space="preserve"> </w:t>
      </w:r>
      <w:r w:rsidR="00F17670" w:rsidRPr="00F30F13">
        <w:rPr>
          <w:sz w:val="22"/>
          <w:szCs w:val="22"/>
          <w:lang w:val="uk-UA"/>
        </w:rPr>
        <w:t xml:space="preserve">втрати Предметом застави ліквідності або зменшення її вартості,  позбавлення </w:t>
      </w:r>
      <w:r w:rsidR="00565740" w:rsidRPr="00F30F13">
        <w:rPr>
          <w:sz w:val="22"/>
          <w:szCs w:val="22"/>
          <w:lang w:val="uk-UA"/>
        </w:rPr>
        <w:t xml:space="preserve">Заставодавця </w:t>
      </w:r>
      <w:r w:rsidR="00F17670" w:rsidRPr="00F30F13">
        <w:rPr>
          <w:sz w:val="22"/>
          <w:szCs w:val="22"/>
          <w:lang w:val="uk-UA"/>
        </w:rPr>
        <w:t xml:space="preserve">права власності на Предмет застави відповідно до умов Документу забезпечення, виникнення обставин, що унеможливлюють звернення стягнення на Предмет застави; </w:t>
      </w:r>
    </w:p>
    <w:p w:rsidR="00F17670" w:rsidRPr="00F30F13" w:rsidRDefault="00F17670" w:rsidP="00011A26">
      <w:pPr>
        <w:tabs>
          <w:tab w:val="left" w:pos="1843"/>
        </w:tabs>
        <w:ind w:left="1134"/>
        <w:jc w:val="both"/>
        <w:rPr>
          <w:sz w:val="22"/>
          <w:szCs w:val="22"/>
          <w:lang w:val="uk-UA"/>
        </w:rPr>
      </w:pPr>
      <w:r w:rsidRPr="00F30F13">
        <w:rPr>
          <w:b/>
          <w:sz w:val="22"/>
          <w:szCs w:val="22"/>
          <w:lang w:val="uk-UA"/>
        </w:rPr>
        <w:t>3.</w:t>
      </w:r>
      <w:r w:rsidR="00AF02E9" w:rsidRPr="00F30F13">
        <w:rPr>
          <w:b/>
          <w:sz w:val="22"/>
          <w:szCs w:val="22"/>
          <w:lang w:val="uk-UA"/>
        </w:rPr>
        <w:t>10</w:t>
      </w:r>
      <w:r w:rsidRPr="00F30F13">
        <w:rPr>
          <w:b/>
          <w:sz w:val="22"/>
          <w:szCs w:val="22"/>
          <w:lang w:val="uk-UA"/>
        </w:rPr>
        <w:t>.1.4.</w:t>
      </w:r>
      <w:r w:rsidRPr="00F30F13">
        <w:rPr>
          <w:sz w:val="22"/>
          <w:szCs w:val="22"/>
          <w:lang w:val="uk-UA"/>
        </w:rPr>
        <w:tab/>
        <w:t>неподання Позичальником на вимогу Банку документів, що стосуються його фінансового стану;</w:t>
      </w:r>
    </w:p>
    <w:p w:rsidR="00A02C25" w:rsidRPr="00F30F13" w:rsidRDefault="00F17670" w:rsidP="00011A26">
      <w:pPr>
        <w:tabs>
          <w:tab w:val="left" w:pos="1843"/>
        </w:tabs>
        <w:ind w:left="1134"/>
        <w:jc w:val="both"/>
        <w:rPr>
          <w:sz w:val="22"/>
          <w:szCs w:val="22"/>
          <w:lang w:val="uk-UA"/>
        </w:rPr>
      </w:pPr>
      <w:r w:rsidRPr="00F30F13">
        <w:rPr>
          <w:b/>
          <w:sz w:val="22"/>
          <w:szCs w:val="22"/>
          <w:lang w:val="uk-UA"/>
        </w:rPr>
        <w:t>3.</w:t>
      </w:r>
      <w:r w:rsidR="00AF02E9" w:rsidRPr="00F30F13">
        <w:rPr>
          <w:b/>
          <w:sz w:val="22"/>
          <w:szCs w:val="22"/>
          <w:lang w:val="uk-UA"/>
        </w:rPr>
        <w:t>10</w:t>
      </w:r>
      <w:r w:rsidRPr="00F30F13">
        <w:rPr>
          <w:b/>
          <w:sz w:val="22"/>
          <w:szCs w:val="22"/>
          <w:lang w:val="uk-UA"/>
        </w:rPr>
        <w:t>.1.5</w:t>
      </w:r>
      <w:r w:rsidRPr="00F30F13">
        <w:rPr>
          <w:sz w:val="22"/>
          <w:szCs w:val="22"/>
          <w:lang w:val="uk-UA"/>
        </w:rPr>
        <w:t>.</w:t>
      </w:r>
      <w:r w:rsidRPr="00F30F13">
        <w:rPr>
          <w:sz w:val="22"/>
          <w:szCs w:val="22"/>
          <w:lang w:val="uk-UA"/>
        </w:rPr>
        <w:tab/>
        <w:t xml:space="preserve">порушення </w:t>
      </w:r>
      <w:r w:rsidR="00565740" w:rsidRPr="00F30F13">
        <w:rPr>
          <w:sz w:val="22"/>
          <w:szCs w:val="22"/>
          <w:lang w:val="uk-UA"/>
        </w:rPr>
        <w:t xml:space="preserve">Заставодавцем </w:t>
      </w:r>
      <w:r w:rsidRPr="00F30F13">
        <w:rPr>
          <w:sz w:val="22"/>
          <w:szCs w:val="22"/>
          <w:lang w:val="uk-UA"/>
        </w:rPr>
        <w:t>умов Документів забезпечення, в тому числі в разі несплати страхових платежів, порушення умов зберігання Предмету застави, що призвело до пошкодження, знищення та втрати його вартості, що обумовлена Документом забезпечення</w:t>
      </w:r>
      <w:r w:rsidR="00A02C25" w:rsidRPr="00F30F13">
        <w:rPr>
          <w:sz w:val="22"/>
          <w:szCs w:val="22"/>
          <w:lang w:val="uk-UA"/>
        </w:rPr>
        <w:t>;</w:t>
      </w:r>
    </w:p>
    <w:p w:rsidR="00F17670" w:rsidRPr="00F30F13" w:rsidRDefault="00A02C25" w:rsidP="00011A26">
      <w:pPr>
        <w:tabs>
          <w:tab w:val="left" w:pos="1843"/>
        </w:tabs>
        <w:ind w:left="1134"/>
        <w:jc w:val="both"/>
        <w:rPr>
          <w:sz w:val="22"/>
          <w:szCs w:val="22"/>
          <w:lang w:val="uk-UA"/>
        </w:rPr>
      </w:pPr>
      <w:r w:rsidRPr="00F30F13">
        <w:rPr>
          <w:b/>
          <w:sz w:val="22"/>
          <w:szCs w:val="22"/>
          <w:lang w:val="uk-UA"/>
        </w:rPr>
        <w:t>3.</w:t>
      </w:r>
      <w:r w:rsidR="00AF02E9" w:rsidRPr="00F30F13">
        <w:rPr>
          <w:b/>
          <w:sz w:val="22"/>
          <w:szCs w:val="22"/>
          <w:lang w:val="uk-UA"/>
        </w:rPr>
        <w:t>10</w:t>
      </w:r>
      <w:r w:rsidRPr="00F30F13">
        <w:rPr>
          <w:b/>
          <w:sz w:val="22"/>
          <w:szCs w:val="22"/>
          <w:lang w:val="uk-UA"/>
        </w:rPr>
        <w:t>.1.6.</w:t>
      </w:r>
      <w:r w:rsidRPr="00F30F13">
        <w:rPr>
          <w:sz w:val="22"/>
          <w:szCs w:val="22"/>
          <w:lang w:val="uk-UA"/>
        </w:rPr>
        <w:t xml:space="preserve"> у випадку відмови від підтримання ділових відносин (у тому числі шляхом розірвання ділових відносин) або проведення фінансових операцій у випадках, визначених статтею 15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r w:rsidR="00B57B5D" w:rsidRPr="00F30F13">
        <w:rPr>
          <w:sz w:val="22"/>
          <w:szCs w:val="22"/>
          <w:lang w:val="uk-UA"/>
        </w:rPr>
        <w:t xml:space="preserve">, а також у випадку </w:t>
      </w:r>
      <w:r w:rsidR="00987A26" w:rsidRPr="00F30F13">
        <w:rPr>
          <w:sz w:val="22"/>
          <w:szCs w:val="22"/>
          <w:lang w:val="uk-UA"/>
        </w:rPr>
        <w:t xml:space="preserve">внесення Позичальника та/або Поручителя та/або Майнового поручителя до </w:t>
      </w:r>
      <w:r w:rsidR="00B57B5D" w:rsidRPr="00F30F13">
        <w:rPr>
          <w:sz w:val="22"/>
          <w:szCs w:val="22"/>
          <w:lang w:val="uk-UA"/>
        </w:rPr>
        <w:t>санкційних списків</w:t>
      </w:r>
      <w:r w:rsidR="00940F82" w:rsidRPr="00F30F13">
        <w:rPr>
          <w:sz w:val="22"/>
          <w:szCs w:val="22"/>
          <w:lang w:val="uk-UA"/>
        </w:rPr>
        <w:t>,</w:t>
      </w:r>
      <w:r w:rsidR="00B57B5D" w:rsidRPr="00F30F13">
        <w:rPr>
          <w:sz w:val="22"/>
          <w:szCs w:val="22"/>
          <w:lang w:val="uk-UA"/>
        </w:rPr>
        <w:t xml:space="preserve"> в тому числі міжнародних</w:t>
      </w:r>
      <w:r w:rsidRPr="00F30F13">
        <w:rPr>
          <w:sz w:val="22"/>
          <w:szCs w:val="22"/>
          <w:lang w:val="uk-UA"/>
        </w:rPr>
        <w:t>;</w:t>
      </w:r>
    </w:p>
    <w:p w:rsidR="00535282" w:rsidRPr="00F30F13" w:rsidRDefault="00535282" w:rsidP="00011A26">
      <w:pPr>
        <w:tabs>
          <w:tab w:val="left" w:pos="1843"/>
        </w:tabs>
        <w:ind w:left="1134"/>
        <w:jc w:val="both"/>
        <w:rPr>
          <w:sz w:val="22"/>
          <w:szCs w:val="22"/>
          <w:lang w:val="uk-UA"/>
        </w:rPr>
      </w:pPr>
      <w:r w:rsidRPr="00F30F13">
        <w:rPr>
          <w:b/>
          <w:sz w:val="22"/>
          <w:szCs w:val="22"/>
          <w:lang w:val="uk-UA"/>
        </w:rPr>
        <w:t>3.</w:t>
      </w:r>
      <w:r w:rsidR="00AF02E9" w:rsidRPr="00F30F13">
        <w:rPr>
          <w:b/>
          <w:sz w:val="22"/>
          <w:szCs w:val="22"/>
          <w:lang w:val="uk-UA"/>
        </w:rPr>
        <w:t>10</w:t>
      </w:r>
      <w:r w:rsidRPr="00F30F13">
        <w:rPr>
          <w:b/>
          <w:sz w:val="22"/>
          <w:szCs w:val="22"/>
          <w:lang w:val="uk-UA"/>
        </w:rPr>
        <w:t>.1.</w:t>
      </w:r>
      <w:r w:rsidR="00A02C25" w:rsidRPr="00F30F13">
        <w:rPr>
          <w:b/>
          <w:sz w:val="22"/>
          <w:szCs w:val="22"/>
          <w:lang w:val="uk-UA"/>
        </w:rPr>
        <w:t>7</w:t>
      </w:r>
      <w:r w:rsidRPr="00F30F13">
        <w:rPr>
          <w:b/>
          <w:sz w:val="22"/>
          <w:szCs w:val="22"/>
          <w:lang w:val="uk-UA"/>
        </w:rPr>
        <w:t>.</w:t>
      </w:r>
      <w:r w:rsidRPr="00F30F13">
        <w:rPr>
          <w:sz w:val="22"/>
          <w:szCs w:val="22"/>
          <w:lang w:val="uk-UA"/>
        </w:rPr>
        <w:t xml:space="preserve"> відкриття </w:t>
      </w:r>
      <w:r w:rsidR="00810B48" w:rsidRPr="00F30F13">
        <w:rPr>
          <w:sz w:val="22"/>
          <w:szCs w:val="22"/>
          <w:lang w:val="uk-UA"/>
        </w:rPr>
        <w:t>щодо П</w:t>
      </w:r>
      <w:r w:rsidRPr="00F30F13">
        <w:rPr>
          <w:sz w:val="22"/>
          <w:szCs w:val="22"/>
          <w:lang w:val="uk-UA"/>
        </w:rPr>
        <w:t>оручителя</w:t>
      </w:r>
      <w:r w:rsidR="00333710" w:rsidRPr="00F30F13">
        <w:rPr>
          <w:sz w:val="22"/>
          <w:szCs w:val="22"/>
          <w:lang w:val="uk-UA"/>
        </w:rPr>
        <w:t xml:space="preserve"> (у разі, якщо умовами п. 3.1</w:t>
      </w:r>
      <w:r w:rsidR="00817773" w:rsidRPr="00F30F13">
        <w:rPr>
          <w:sz w:val="22"/>
          <w:szCs w:val="22"/>
          <w:lang w:val="uk-UA"/>
        </w:rPr>
        <w:t>.1</w:t>
      </w:r>
      <w:r w:rsidR="00333710" w:rsidRPr="00F30F13">
        <w:rPr>
          <w:sz w:val="22"/>
          <w:szCs w:val="22"/>
          <w:lang w:val="uk-UA"/>
        </w:rPr>
        <w:t xml:space="preserve"> цього Договору передбачено укладення договору </w:t>
      </w:r>
      <w:r w:rsidR="00817773" w:rsidRPr="00F30F13">
        <w:rPr>
          <w:sz w:val="22"/>
          <w:szCs w:val="22"/>
          <w:lang w:val="uk-UA"/>
        </w:rPr>
        <w:t>поруки)</w:t>
      </w:r>
      <w:r w:rsidRPr="00F30F13">
        <w:rPr>
          <w:sz w:val="22"/>
          <w:szCs w:val="22"/>
          <w:lang w:val="uk-UA"/>
        </w:rPr>
        <w:t xml:space="preserve"> господарським судом провадження у справі про неплатоспроможність та </w:t>
      </w:r>
      <w:proofErr w:type="spellStart"/>
      <w:r w:rsidRPr="00F30F13">
        <w:rPr>
          <w:sz w:val="22"/>
          <w:szCs w:val="22"/>
          <w:lang w:val="uk-UA"/>
        </w:rPr>
        <w:t>неукладення</w:t>
      </w:r>
      <w:proofErr w:type="spellEnd"/>
      <w:r w:rsidRPr="00F30F13">
        <w:rPr>
          <w:sz w:val="22"/>
          <w:szCs w:val="22"/>
          <w:lang w:val="uk-UA"/>
        </w:rPr>
        <w:t xml:space="preserve"> при цьому в забезпечення виконання зобов’язань Позичальника за цим Договором договору поруки з іншою особою, погодженою Банком.</w:t>
      </w:r>
    </w:p>
    <w:p w:rsidR="00F17670" w:rsidRPr="00F30F13" w:rsidRDefault="00F17670" w:rsidP="006778A4">
      <w:pPr>
        <w:pStyle w:val="af"/>
        <w:tabs>
          <w:tab w:val="left" w:pos="567"/>
        </w:tabs>
        <w:spacing w:after="0"/>
        <w:ind w:left="284"/>
        <w:jc w:val="both"/>
        <w:rPr>
          <w:sz w:val="22"/>
          <w:szCs w:val="22"/>
          <w:lang w:val="uk-UA"/>
        </w:rPr>
      </w:pPr>
      <w:r w:rsidRPr="00F30F13">
        <w:rPr>
          <w:b/>
          <w:sz w:val="22"/>
          <w:szCs w:val="22"/>
          <w:lang w:val="uk-UA"/>
        </w:rPr>
        <w:t>3.</w:t>
      </w:r>
      <w:r w:rsidR="00AF02E9" w:rsidRPr="00F30F13">
        <w:rPr>
          <w:b/>
          <w:sz w:val="22"/>
          <w:szCs w:val="22"/>
          <w:lang w:val="uk-UA"/>
        </w:rPr>
        <w:t>10</w:t>
      </w:r>
      <w:r w:rsidRPr="00F30F13">
        <w:rPr>
          <w:b/>
          <w:sz w:val="22"/>
          <w:szCs w:val="22"/>
          <w:lang w:val="uk-UA"/>
        </w:rPr>
        <w:t>.2.</w:t>
      </w:r>
      <w:r w:rsidRPr="00F30F13">
        <w:rPr>
          <w:sz w:val="22"/>
          <w:szCs w:val="22"/>
          <w:lang w:val="uk-UA"/>
        </w:rPr>
        <w:t xml:space="preserve"> Виконання Позичальником Вимоги Банку щодо дострокового повернення Кредиту, належних до сплати процентів, комісійних винагород та інших платежів відповідно до умов цього Договору повинно бути проведено Позичальником протягом тридцяти календарних днів з дати одержання такої вимоги від Банку. Сторони підтверджують, що термін дострокового повернення всієї суми Кредиту, нарахованих процентів за його користування та інших платежів, що містяться у Вимозі Банку, направленій Позичальнику, відповідно до цього пункту Договору є зміною терміну остаточного повернення Кредиту в бік його зменшення. Сторони домовились, що вказана в цьому пункті зміна терміну, на який надано Кредит, не є зміною Банком в односторонньому порядку умов цього Договору.</w:t>
      </w:r>
    </w:p>
    <w:p w:rsidR="00F17670" w:rsidRPr="00F30F13" w:rsidRDefault="00F17670">
      <w:pPr>
        <w:tabs>
          <w:tab w:val="left" w:pos="1134"/>
        </w:tabs>
        <w:ind w:left="284" w:firstLine="283"/>
        <w:jc w:val="both"/>
        <w:rPr>
          <w:sz w:val="22"/>
          <w:szCs w:val="22"/>
          <w:lang w:val="uk-UA"/>
        </w:rPr>
      </w:pPr>
      <w:r w:rsidRPr="00F30F13">
        <w:rPr>
          <w:sz w:val="22"/>
          <w:szCs w:val="22"/>
          <w:lang w:val="uk-UA"/>
        </w:rPr>
        <w:t>Сторони за взаємною згодою встановили, що визначений у абзаці першому цього пункту Договору строк починає відліковуватись з дати вручення Позичальнику відправлення, що зазначена в повідомленні про вручення поштового відправлення, або дата, зазначена на такому листі Позичальником при отримані ним зазначеного листа особисто. Якщо пошта (поштова служба) не може вручити письмову Вимогу про усунення порушення Зобов’язання Позичальнику через відсутність за місцем проживання вказаної особи, через його відмову прийняти поштове відправлення, через  незнаходження фактичного місця проживання Позичальника або з інших причин, письмова Вимога про усунення порушення Зобов’язання, вважається врученою Позичальника у день, зазначений поштовою службою в повідомленні про вручення із зазначенням причин невручення.</w:t>
      </w:r>
    </w:p>
    <w:p w:rsidR="00F17670" w:rsidRPr="00F30F13" w:rsidRDefault="00AF02E9" w:rsidP="006778A4">
      <w:pPr>
        <w:tabs>
          <w:tab w:val="left" w:pos="567"/>
        </w:tabs>
        <w:ind w:left="755"/>
        <w:jc w:val="both"/>
        <w:rPr>
          <w:b/>
          <w:sz w:val="22"/>
          <w:szCs w:val="22"/>
          <w:lang w:val="uk-UA"/>
        </w:rPr>
      </w:pPr>
      <w:r w:rsidRPr="00F30F13">
        <w:rPr>
          <w:b/>
          <w:sz w:val="22"/>
          <w:szCs w:val="22"/>
          <w:lang w:val="uk-UA"/>
        </w:rPr>
        <w:t xml:space="preserve">3.11. </w:t>
      </w:r>
      <w:r w:rsidR="00F17670" w:rsidRPr="00F30F13">
        <w:rPr>
          <w:b/>
          <w:sz w:val="22"/>
          <w:szCs w:val="22"/>
          <w:lang w:val="uk-UA"/>
        </w:rPr>
        <w:t xml:space="preserve">Застереження </w:t>
      </w:r>
    </w:p>
    <w:p w:rsidR="00F17670" w:rsidRPr="00F30F13" w:rsidRDefault="00AF02E9" w:rsidP="006778A4">
      <w:pPr>
        <w:tabs>
          <w:tab w:val="left" w:pos="-426"/>
          <w:tab w:val="left" w:pos="993"/>
        </w:tabs>
        <w:ind w:left="284"/>
        <w:jc w:val="both"/>
        <w:rPr>
          <w:sz w:val="22"/>
          <w:szCs w:val="22"/>
          <w:lang w:val="uk-UA"/>
        </w:rPr>
      </w:pPr>
      <w:r w:rsidRPr="00F30F13">
        <w:rPr>
          <w:b/>
          <w:sz w:val="22"/>
          <w:szCs w:val="22"/>
          <w:lang w:val="uk-UA"/>
        </w:rPr>
        <w:t>3.11.1.</w:t>
      </w:r>
      <w:r w:rsidRPr="00F30F13">
        <w:rPr>
          <w:sz w:val="22"/>
          <w:szCs w:val="22"/>
          <w:lang w:val="uk-UA"/>
        </w:rPr>
        <w:t xml:space="preserve"> </w:t>
      </w:r>
      <w:r w:rsidR="00F17670" w:rsidRPr="00F30F13">
        <w:rPr>
          <w:sz w:val="22"/>
          <w:szCs w:val="22"/>
          <w:lang w:val="uk-UA"/>
        </w:rPr>
        <w:t xml:space="preserve">Підставою для визначення суми і підстав повернення Кредиту або будь-якої неповерненої Позичальником Банку частини Кредиту (включаючи суми нарахованих процентів та інших платежів) служать виписки з рахунків, відкритих у Банку для обліку заборгованості Позичальника за цим Договором по Основній сумі боргу за Кредитом, нарахованим процентам та іншим </w:t>
      </w:r>
      <w:proofErr w:type="spellStart"/>
      <w:r w:rsidR="00F17670" w:rsidRPr="00F30F13">
        <w:rPr>
          <w:sz w:val="22"/>
          <w:szCs w:val="22"/>
          <w:lang w:val="uk-UA"/>
        </w:rPr>
        <w:t>платежам</w:t>
      </w:r>
      <w:proofErr w:type="spellEnd"/>
      <w:r w:rsidR="00F17670" w:rsidRPr="00F30F13">
        <w:rPr>
          <w:sz w:val="22"/>
          <w:szCs w:val="22"/>
          <w:lang w:val="uk-UA"/>
        </w:rPr>
        <w:t>. При цьому наявність спору щодо розміру заборгованості Позичальника за цим Договором не звільняє Позичальника від виконання ним Зобов‘язання та здійснення ним платежів в розмірі, визначеному Банком відповідно до цього Договору.</w:t>
      </w:r>
    </w:p>
    <w:p w:rsidR="00F17670" w:rsidRPr="00F30F13" w:rsidRDefault="00F17670" w:rsidP="006778A4">
      <w:pPr>
        <w:pStyle w:val="af"/>
        <w:numPr>
          <w:ilvl w:val="2"/>
          <w:numId w:val="77"/>
        </w:numPr>
        <w:tabs>
          <w:tab w:val="left" w:pos="993"/>
          <w:tab w:val="left" w:pos="1134"/>
        </w:tabs>
        <w:spacing w:after="0"/>
        <w:ind w:left="284" w:firstLine="0"/>
        <w:jc w:val="both"/>
        <w:rPr>
          <w:sz w:val="22"/>
          <w:szCs w:val="22"/>
          <w:lang w:val="uk-UA"/>
        </w:rPr>
      </w:pPr>
      <w:r w:rsidRPr="00F30F13">
        <w:rPr>
          <w:sz w:val="22"/>
          <w:szCs w:val="22"/>
          <w:lang w:val="uk-UA"/>
        </w:rPr>
        <w:t xml:space="preserve">Цей Договір передбачає пряме та безспірне зобов’язання Позичальника та має пріоритет перед усіма дійсними та майбутніми заборгованостями Позичальника, крім заборгованості, що має пріоритет відповідно до Законодавства. </w:t>
      </w:r>
    </w:p>
    <w:p w:rsidR="00F17670" w:rsidRPr="00F30F13" w:rsidRDefault="00F17670" w:rsidP="00AF02E9">
      <w:pPr>
        <w:numPr>
          <w:ilvl w:val="0"/>
          <w:numId w:val="50"/>
        </w:numPr>
        <w:ind w:left="426" w:hanging="142"/>
        <w:jc w:val="center"/>
        <w:rPr>
          <w:b/>
          <w:sz w:val="24"/>
          <w:szCs w:val="24"/>
          <w:lang w:val="uk-UA"/>
        </w:rPr>
      </w:pPr>
      <w:r w:rsidRPr="00F30F13">
        <w:rPr>
          <w:b/>
          <w:sz w:val="24"/>
          <w:szCs w:val="24"/>
          <w:lang w:val="uk-UA"/>
        </w:rPr>
        <w:t>Права та обов’язки Сторін</w:t>
      </w:r>
    </w:p>
    <w:p w:rsidR="00F17670" w:rsidRPr="00F30F13" w:rsidRDefault="00F17670" w:rsidP="00011A26">
      <w:pPr>
        <w:numPr>
          <w:ilvl w:val="1"/>
          <w:numId w:val="34"/>
        </w:numPr>
        <w:ind w:left="567" w:hanging="567"/>
        <w:jc w:val="both"/>
        <w:rPr>
          <w:b/>
          <w:sz w:val="22"/>
          <w:szCs w:val="22"/>
          <w:lang w:val="uk-UA"/>
        </w:rPr>
      </w:pPr>
      <w:r w:rsidRPr="00F30F13">
        <w:rPr>
          <w:b/>
          <w:sz w:val="22"/>
          <w:szCs w:val="22"/>
          <w:lang w:val="uk-UA"/>
        </w:rPr>
        <w:t>Обов’язки Банку</w:t>
      </w:r>
    </w:p>
    <w:p w:rsidR="00F17670" w:rsidRPr="00F30F13" w:rsidRDefault="00F17670" w:rsidP="00011A26">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За умови виконання Умов надання Кредиту, надати Позичальнику Кредит в порядку і на умовах, викладених в цьому Договорі.</w:t>
      </w:r>
    </w:p>
    <w:p w:rsidR="00F17670" w:rsidRPr="00F30F13" w:rsidRDefault="00F17670" w:rsidP="00011A26">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Забезпечити Позичальника консультаціями щодо порядку видачі Кредиту та виконання умов цього Договору.</w:t>
      </w:r>
    </w:p>
    <w:p w:rsidR="00F17670" w:rsidRPr="00F30F13" w:rsidRDefault="00F17670" w:rsidP="00011A26">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 xml:space="preserve">Банк, на вимогу Позичальника, але не частіше одного разу на місяць, безоплатно повідомляє йому інформацію (в т.ч. у формі довідки) про поточний розмір його заборгованості, розмір суми кредиту, повернутої Банку, надає виписку з рахунку/рахунків (за їх наявності) щодо погашення заборгованості, зокрема інформацію про платежі за цим Договором, які сплачені, які належить сплатити, дати сплати або періоди у часі та умови сплати таких сум (за можливості зазначення таких умов у виписці), а також іншу інформацію, надання якої передбачено Законом про споживче кредитування, іншими актами </w:t>
      </w:r>
      <w:r w:rsidR="007E2899" w:rsidRPr="00F30F13">
        <w:rPr>
          <w:sz w:val="22"/>
          <w:szCs w:val="22"/>
          <w:lang w:val="uk-UA"/>
        </w:rPr>
        <w:t>Законодавства</w:t>
      </w:r>
      <w:r w:rsidRPr="00F30F13">
        <w:rPr>
          <w:sz w:val="22"/>
          <w:szCs w:val="22"/>
          <w:lang w:val="uk-UA"/>
        </w:rPr>
        <w:t>, а також Договором. Для отримання такої інформації Позичальник має звернутись до установи Банку, в якій було укладено цей Договір, з усним або письмовим запитом щодо надання йому відповідної інформації.  Банк надає Позичальнику відповідну інформацію в установі Банку, в якій було укладено цей Договір в строк не більше ніж 5 (п’ять) робочих днів з дати звернення Позичальника.</w:t>
      </w:r>
    </w:p>
    <w:p w:rsidR="00F17670" w:rsidRPr="00F30F13" w:rsidRDefault="00F17670" w:rsidP="00011A26">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 xml:space="preserve">У разі передачі Банком своїх прав за цим Договором третій стороні (особі) - повідомити Позичальника про таку передачу в порядку, визначеному </w:t>
      </w:r>
      <w:r w:rsidR="00F971C1" w:rsidRPr="00F30F13">
        <w:rPr>
          <w:sz w:val="22"/>
          <w:szCs w:val="22"/>
          <w:lang w:val="uk-UA"/>
        </w:rPr>
        <w:t xml:space="preserve">розділом </w:t>
      </w:r>
      <w:r w:rsidRPr="00F30F13">
        <w:rPr>
          <w:sz w:val="22"/>
          <w:szCs w:val="22"/>
          <w:lang w:val="uk-UA"/>
        </w:rPr>
        <w:t>8 цього Договору.</w:t>
      </w:r>
    </w:p>
    <w:p w:rsidR="00F17670" w:rsidRPr="00F30F13" w:rsidRDefault="00F17670" w:rsidP="00011A26">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Забезпечити дотримання вимог Законодавства щодо збереження інформації, яка становить банківську таємницю та отримана Банком у зв’язку з укладанням або виконанням цього Договору.</w:t>
      </w:r>
    </w:p>
    <w:p w:rsidR="0087312D" w:rsidRPr="00F30F13" w:rsidRDefault="0087312D" w:rsidP="0087312D">
      <w:pPr>
        <w:pStyle w:val="af"/>
        <w:numPr>
          <w:ilvl w:val="2"/>
          <w:numId w:val="14"/>
        </w:numPr>
        <w:tabs>
          <w:tab w:val="clear" w:pos="1571"/>
          <w:tab w:val="left" w:pos="-851"/>
          <w:tab w:val="left" w:pos="142"/>
        </w:tabs>
        <w:spacing w:after="60"/>
        <w:ind w:left="284" w:firstLine="0"/>
        <w:jc w:val="both"/>
        <w:rPr>
          <w:sz w:val="22"/>
          <w:szCs w:val="22"/>
        </w:rPr>
      </w:pPr>
      <w:proofErr w:type="spellStart"/>
      <w:r w:rsidRPr="00F30F13">
        <w:rPr>
          <w:sz w:val="22"/>
          <w:szCs w:val="22"/>
          <w:lang w:val="ru-RU"/>
        </w:rPr>
        <w:t>Протягом</w:t>
      </w:r>
      <w:proofErr w:type="spellEnd"/>
      <w:r w:rsidRPr="00F30F13">
        <w:rPr>
          <w:sz w:val="22"/>
          <w:szCs w:val="22"/>
          <w:lang w:val="ru-RU"/>
        </w:rPr>
        <w:t xml:space="preserve"> </w:t>
      </w:r>
      <w:proofErr w:type="spellStart"/>
      <w:r w:rsidRPr="00F30F13">
        <w:rPr>
          <w:sz w:val="22"/>
          <w:szCs w:val="22"/>
          <w:lang w:val="ru-RU"/>
        </w:rPr>
        <w:t>дії</w:t>
      </w:r>
      <w:proofErr w:type="spellEnd"/>
      <w:r w:rsidRPr="00F30F13">
        <w:rPr>
          <w:sz w:val="22"/>
          <w:szCs w:val="22"/>
          <w:lang w:val="ru-RU"/>
        </w:rPr>
        <w:t xml:space="preserve"> Договору </w:t>
      </w:r>
      <w:proofErr w:type="spellStart"/>
      <w:r w:rsidRPr="00F30F13">
        <w:rPr>
          <w:sz w:val="22"/>
          <w:szCs w:val="22"/>
          <w:lang w:val="ru-RU"/>
        </w:rPr>
        <w:t>здійснювати</w:t>
      </w:r>
      <w:proofErr w:type="spellEnd"/>
      <w:r w:rsidRPr="00F30F13">
        <w:rPr>
          <w:sz w:val="22"/>
          <w:szCs w:val="22"/>
          <w:lang w:val="ru-RU"/>
        </w:rPr>
        <w:t xml:space="preserve"> </w:t>
      </w:r>
      <w:proofErr w:type="spellStart"/>
      <w:r w:rsidRPr="00F30F13">
        <w:rPr>
          <w:sz w:val="22"/>
          <w:szCs w:val="22"/>
          <w:lang w:val="ru-RU"/>
        </w:rPr>
        <w:t>відправку</w:t>
      </w:r>
      <w:proofErr w:type="spellEnd"/>
      <w:r w:rsidRPr="00F30F13">
        <w:rPr>
          <w:sz w:val="22"/>
          <w:szCs w:val="22"/>
          <w:lang w:val="ru-RU"/>
        </w:rPr>
        <w:t xml:space="preserve"> через </w:t>
      </w:r>
      <w:proofErr w:type="spellStart"/>
      <w:r w:rsidRPr="00F30F13">
        <w:rPr>
          <w:sz w:val="22"/>
          <w:szCs w:val="22"/>
          <w:lang w:val="ru-RU"/>
        </w:rPr>
        <w:t>обраний</w:t>
      </w:r>
      <w:proofErr w:type="spellEnd"/>
      <w:r w:rsidRPr="00F30F13">
        <w:rPr>
          <w:sz w:val="22"/>
          <w:szCs w:val="22"/>
          <w:lang w:val="ru-RU"/>
        </w:rPr>
        <w:t xml:space="preserve"> і </w:t>
      </w:r>
      <w:proofErr w:type="spellStart"/>
      <w:r w:rsidRPr="00F30F13">
        <w:rPr>
          <w:sz w:val="22"/>
          <w:szCs w:val="22"/>
          <w:lang w:val="ru-RU"/>
        </w:rPr>
        <w:t>зазначений</w:t>
      </w:r>
      <w:proofErr w:type="spellEnd"/>
      <w:r w:rsidRPr="00F30F13">
        <w:rPr>
          <w:sz w:val="22"/>
          <w:szCs w:val="22"/>
          <w:lang w:val="ru-RU"/>
        </w:rPr>
        <w:t xml:space="preserve"> </w:t>
      </w:r>
      <w:proofErr w:type="spellStart"/>
      <w:r w:rsidRPr="00F30F13">
        <w:rPr>
          <w:sz w:val="22"/>
          <w:szCs w:val="22"/>
          <w:lang w:val="ru-RU"/>
        </w:rPr>
        <w:t>Позичальником</w:t>
      </w:r>
      <w:proofErr w:type="spellEnd"/>
      <w:r w:rsidRPr="00F30F13">
        <w:rPr>
          <w:sz w:val="22"/>
          <w:szCs w:val="22"/>
          <w:lang w:val="ru-RU"/>
        </w:rPr>
        <w:t xml:space="preserve"> в п.12.4 цього Договору канал для комунікацій повідомлень про: дату, баланс рахунку обліку фінансового активу та суму здійснення операції за рахунком обліку фінансового </w:t>
      </w:r>
      <w:proofErr w:type="gramStart"/>
      <w:r w:rsidRPr="00F30F13">
        <w:rPr>
          <w:sz w:val="22"/>
          <w:szCs w:val="22"/>
          <w:lang w:val="ru-RU"/>
        </w:rPr>
        <w:t xml:space="preserve">активу </w:t>
      </w:r>
      <w:r w:rsidRPr="00F30F13">
        <w:rPr>
          <w:sz w:val="22"/>
          <w:szCs w:val="22"/>
        </w:rPr>
        <w:t>.</w:t>
      </w:r>
      <w:proofErr w:type="gramEnd"/>
    </w:p>
    <w:p w:rsidR="00615413" w:rsidRPr="00F30F13" w:rsidRDefault="000D6E18" w:rsidP="0087312D">
      <w:pPr>
        <w:pStyle w:val="af"/>
        <w:numPr>
          <w:ilvl w:val="2"/>
          <w:numId w:val="14"/>
        </w:numPr>
        <w:tabs>
          <w:tab w:val="clear" w:pos="1571"/>
          <w:tab w:val="left" w:pos="993"/>
        </w:tabs>
        <w:spacing w:after="0"/>
        <w:ind w:left="284" w:firstLine="0"/>
        <w:jc w:val="both"/>
        <w:rPr>
          <w:sz w:val="22"/>
          <w:szCs w:val="22"/>
          <w:lang w:val="uk-UA"/>
        </w:rPr>
      </w:pPr>
      <w:r w:rsidRPr="00F30F13">
        <w:rPr>
          <w:sz w:val="22"/>
          <w:szCs w:val="22"/>
          <w:lang w:val="uk-UA"/>
        </w:rPr>
        <w:t>На вимогу Позичальника, представника, спадкоємця, Поручителя</w:t>
      </w:r>
      <w:r w:rsidR="00565740" w:rsidRPr="00F30F13">
        <w:rPr>
          <w:sz w:val="22"/>
          <w:szCs w:val="22"/>
          <w:lang w:val="uk-UA"/>
        </w:rPr>
        <w:t xml:space="preserve"> або Заставодавця</w:t>
      </w:r>
      <w:r w:rsidR="00F229ED" w:rsidRPr="00F30F13">
        <w:rPr>
          <w:sz w:val="22"/>
          <w:szCs w:val="22"/>
          <w:lang w:val="uk-UA"/>
        </w:rPr>
        <w:t>, після підтвердження їх повноважень,</w:t>
      </w:r>
      <w:r w:rsidRPr="00F30F13">
        <w:rPr>
          <w:sz w:val="22"/>
          <w:szCs w:val="22"/>
          <w:lang w:val="uk-UA"/>
        </w:rPr>
        <w:t xml:space="preserve"> зобов’язаний </w:t>
      </w:r>
      <w:r w:rsidR="00897EB8" w:rsidRPr="00F30F13">
        <w:rPr>
          <w:sz w:val="22"/>
          <w:szCs w:val="22"/>
          <w:lang w:val="uk-UA"/>
        </w:rPr>
        <w:t>протягом  7 (семи) робочих днів  після першої взаємодії при врегулюванні простроченої заборгованості (якщо інший строк не встановлено законом) надати документи,</w:t>
      </w:r>
      <w:r w:rsidRPr="00F30F13">
        <w:rPr>
          <w:sz w:val="22"/>
          <w:szCs w:val="22"/>
          <w:lang w:val="uk-UA"/>
        </w:rPr>
        <w:t xml:space="preserve"> що підтверджують інформацію (щодо розміру простроченої заборгованості (розміру кредиту, процентів за користування кредитом, розміру комісії та інших платежів, пов’язаних з отриманням, обслуговуванням і поверненням кредиту), розміру неустойки та інших платежів, що стягуються при невиконанні зобов’язання за цим Договором або відповідно до закону), особисто або шляхом направлення листа на зазначену в Договорі адресу (електронну або поштову), або в інший визначений цим Договором спосіб</w:t>
      </w:r>
      <w:r w:rsidR="00615413" w:rsidRPr="00F30F13">
        <w:rPr>
          <w:sz w:val="22"/>
          <w:szCs w:val="22"/>
          <w:lang w:val="uk-UA"/>
        </w:rPr>
        <w:t>.</w:t>
      </w:r>
    </w:p>
    <w:p w:rsidR="00F17670" w:rsidRPr="00F30F13" w:rsidRDefault="00F17670" w:rsidP="00011A26">
      <w:pPr>
        <w:numPr>
          <w:ilvl w:val="1"/>
          <w:numId w:val="34"/>
        </w:numPr>
        <w:ind w:left="567" w:hanging="567"/>
        <w:jc w:val="both"/>
        <w:rPr>
          <w:b/>
          <w:sz w:val="22"/>
          <w:szCs w:val="22"/>
          <w:lang w:val="uk-UA"/>
        </w:rPr>
      </w:pPr>
      <w:r w:rsidRPr="00F30F13">
        <w:rPr>
          <w:b/>
          <w:sz w:val="22"/>
          <w:szCs w:val="22"/>
          <w:lang w:val="uk-UA"/>
        </w:rPr>
        <w:t>Права Банку</w:t>
      </w:r>
    </w:p>
    <w:p w:rsidR="00F17670" w:rsidRPr="00F30F13" w:rsidRDefault="00F17670" w:rsidP="00913855">
      <w:pPr>
        <w:pStyle w:val="af"/>
        <w:numPr>
          <w:ilvl w:val="2"/>
          <w:numId w:val="15"/>
        </w:numPr>
        <w:tabs>
          <w:tab w:val="clear" w:pos="1146"/>
          <w:tab w:val="left" w:pos="993"/>
        </w:tabs>
        <w:spacing w:after="0"/>
        <w:ind w:left="284" w:firstLine="0"/>
        <w:jc w:val="both"/>
        <w:rPr>
          <w:sz w:val="22"/>
          <w:szCs w:val="22"/>
          <w:lang w:val="uk-UA"/>
        </w:rPr>
      </w:pPr>
      <w:r w:rsidRPr="00F30F13">
        <w:rPr>
          <w:sz w:val="22"/>
          <w:szCs w:val="22"/>
          <w:lang w:val="uk-UA"/>
        </w:rPr>
        <w:t>Вимагати від Позичальника належного виконання останнім взятих на себе зобов’язань за цим Договором.</w:t>
      </w:r>
    </w:p>
    <w:p w:rsidR="00F17670" w:rsidRPr="00F30F13" w:rsidRDefault="00F17670" w:rsidP="00A06368">
      <w:pPr>
        <w:pStyle w:val="af"/>
        <w:numPr>
          <w:ilvl w:val="2"/>
          <w:numId w:val="15"/>
        </w:numPr>
        <w:tabs>
          <w:tab w:val="left" w:pos="993"/>
        </w:tabs>
        <w:spacing w:after="0"/>
        <w:ind w:left="284" w:firstLine="0"/>
        <w:jc w:val="both"/>
        <w:rPr>
          <w:sz w:val="22"/>
          <w:szCs w:val="22"/>
          <w:lang w:val="uk-UA"/>
        </w:rPr>
      </w:pPr>
      <w:r w:rsidRPr="00F30F13">
        <w:rPr>
          <w:sz w:val="22"/>
          <w:szCs w:val="22"/>
          <w:lang w:val="uk-UA"/>
        </w:rPr>
        <w:t>При виникненні простроченої заборгованості за Основною сумою боргу за Кредитом та/або процентами чи комісійними винагородами (у разі їх стягнення згідно з умовами цього Договору), більш ніж на один календарний місяць</w:t>
      </w:r>
      <w:r w:rsidR="0059580A" w:rsidRPr="00F30F13">
        <w:rPr>
          <w:sz w:val="22"/>
          <w:szCs w:val="22"/>
        </w:rPr>
        <w:t xml:space="preserve"> </w:t>
      </w:r>
      <w:r w:rsidR="0059580A" w:rsidRPr="00F30F13">
        <w:rPr>
          <w:sz w:val="22"/>
          <w:szCs w:val="22"/>
          <w:lang w:val="uk-UA"/>
        </w:rPr>
        <w:t>та /або</w:t>
      </w:r>
      <w:r w:rsidR="0059580A" w:rsidRPr="00F30F13">
        <w:rPr>
          <w:sz w:val="22"/>
          <w:szCs w:val="22"/>
        </w:rPr>
        <w:t xml:space="preserve"> </w:t>
      </w:r>
      <w:r w:rsidR="0059580A" w:rsidRPr="00F30F13">
        <w:rPr>
          <w:sz w:val="22"/>
          <w:szCs w:val="22"/>
          <w:lang w:val="uk-UA"/>
        </w:rPr>
        <w:t>простроченої заборгованості за будь-яким іншим договором, який укладений Позичальником з Банком з метою здійснення будь-якої кредитної операції на три календарні місяці</w:t>
      </w:r>
      <w:r w:rsidRPr="00F30F13">
        <w:rPr>
          <w:sz w:val="22"/>
          <w:szCs w:val="22"/>
          <w:lang w:val="uk-UA"/>
        </w:rPr>
        <w:t>, а також в інших випадках, передбачених цим Договором, вимагати дострокового повернення Кредиту, сплати нарахованих процентів та інших платежів за цим Договором, та стягнути заборгованість за цим Договором в примусовому порядку, в тому числі, шляхом звернення стягнення на заставлене майно.</w:t>
      </w:r>
    </w:p>
    <w:p w:rsidR="00F17670" w:rsidRPr="00F30F13" w:rsidRDefault="00F17670" w:rsidP="00011A26">
      <w:pPr>
        <w:pStyle w:val="af"/>
        <w:numPr>
          <w:ilvl w:val="2"/>
          <w:numId w:val="15"/>
        </w:numPr>
        <w:tabs>
          <w:tab w:val="clear" w:pos="1146"/>
          <w:tab w:val="left" w:pos="993"/>
          <w:tab w:val="left" w:pos="1701"/>
        </w:tabs>
        <w:spacing w:after="0"/>
        <w:ind w:left="284" w:firstLine="0"/>
        <w:jc w:val="both"/>
        <w:rPr>
          <w:sz w:val="22"/>
          <w:szCs w:val="22"/>
          <w:lang w:val="uk-UA"/>
        </w:rPr>
      </w:pPr>
      <w:r w:rsidRPr="00F30F13">
        <w:rPr>
          <w:sz w:val="22"/>
          <w:szCs w:val="22"/>
          <w:lang w:val="uk-UA"/>
        </w:rPr>
        <w:t xml:space="preserve">У разі відмови Позичальника щодо укладення договорів та/або додаткових договорів, у випадках, передбачених цим Договором, а також </w:t>
      </w:r>
      <w:proofErr w:type="spellStart"/>
      <w:r w:rsidRPr="00F30F13">
        <w:rPr>
          <w:sz w:val="22"/>
          <w:szCs w:val="22"/>
          <w:lang w:val="uk-UA"/>
        </w:rPr>
        <w:t>неукладення</w:t>
      </w:r>
      <w:proofErr w:type="spellEnd"/>
      <w:r w:rsidRPr="00F30F13">
        <w:rPr>
          <w:sz w:val="22"/>
          <w:szCs w:val="22"/>
          <w:lang w:val="uk-UA"/>
        </w:rPr>
        <w:t xml:space="preserve"> таких в строки, визначені Банком, вимагати від Позичальника дострокового повернення Основної суми боргу за Кредитом та нарахованих процентів, комісійних винагород та інших платежів за цим Договором.</w:t>
      </w:r>
    </w:p>
    <w:p w:rsidR="00F17670" w:rsidRPr="00F30F13" w:rsidRDefault="00F17670" w:rsidP="00011A26">
      <w:pPr>
        <w:pStyle w:val="af"/>
        <w:numPr>
          <w:ilvl w:val="2"/>
          <w:numId w:val="15"/>
        </w:numPr>
        <w:tabs>
          <w:tab w:val="clear" w:pos="1146"/>
          <w:tab w:val="left" w:pos="993"/>
        </w:tabs>
        <w:spacing w:after="0"/>
        <w:ind w:left="284" w:firstLine="0"/>
        <w:jc w:val="both"/>
        <w:rPr>
          <w:sz w:val="22"/>
          <w:szCs w:val="22"/>
          <w:lang w:val="uk-UA"/>
        </w:rPr>
      </w:pPr>
      <w:r w:rsidRPr="00F30F13">
        <w:rPr>
          <w:sz w:val="22"/>
          <w:szCs w:val="22"/>
          <w:lang w:val="uk-UA"/>
        </w:rPr>
        <w:t>Здійснювати перевірку стану забезпечення Кредиту та в разі погіршення якісних характеристик Предмета застави вимагати від Позичальника</w:t>
      </w:r>
      <w:r w:rsidR="00565740" w:rsidRPr="00F30F13">
        <w:rPr>
          <w:sz w:val="22"/>
          <w:szCs w:val="22"/>
          <w:lang w:val="uk-UA"/>
        </w:rPr>
        <w:t xml:space="preserve"> та/або Заставодавця</w:t>
      </w:r>
      <w:r w:rsidRPr="00F30F13">
        <w:rPr>
          <w:sz w:val="22"/>
          <w:szCs w:val="22"/>
          <w:lang w:val="uk-UA"/>
        </w:rPr>
        <w:t xml:space="preserve"> відновлення Предмета застави за власний рахунок та/або якщо Предмет застави в повному обсязі відповідно до вимог Банку не забезпечує повернення Зобов’язань по Кредиту та/або Предмет застави втратив ліквідність та/або </w:t>
      </w:r>
      <w:r w:rsidR="00565740" w:rsidRPr="00F30F13">
        <w:rPr>
          <w:sz w:val="22"/>
          <w:szCs w:val="22"/>
          <w:lang w:val="uk-UA"/>
        </w:rPr>
        <w:t>Заставодавець</w:t>
      </w:r>
      <w:r w:rsidRPr="00F30F13">
        <w:rPr>
          <w:sz w:val="22"/>
          <w:szCs w:val="22"/>
          <w:lang w:val="uk-UA"/>
        </w:rPr>
        <w:t xml:space="preserve"> втратив право власності на Предмет застави, вимагати від Позичальника </w:t>
      </w:r>
      <w:r w:rsidR="00565740" w:rsidRPr="00F30F13">
        <w:rPr>
          <w:sz w:val="22"/>
          <w:szCs w:val="22"/>
          <w:lang w:val="uk-UA"/>
        </w:rPr>
        <w:t>та/або Заставодавця</w:t>
      </w:r>
      <w:r w:rsidRPr="00F30F13">
        <w:rPr>
          <w:sz w:val="22"/>
          <w:szCs w:val="22"/>
          <w:lang w:val="uk-UA"/>
        </w:rPr>
        <w:t xml:space="preserve"> заміни Предмета застави іншим майном такої ж вартості, яке належить Позичальнику </w:t>
      </w:r>
      <w:r w:rsidR="00565740" w:rsidRPr="00F30F13">
        <w:rPr>
          <w:sz w:val="22"/>
          <w:szCs w:val="22"/>
          <w:lang w:val="uk-UA"/>
        </w:rPr>
        <w:t xml:space="preserve">та/або Заставодавцю та/або будь-якій третій особі </w:t>
      </w:r>
      <w:r w:rsidRPr="00F30F13">
        <w:rPr>
          <w:sz w:val="22"/>
          <w:szCs w:val="22"/>
          <w:lang w:val="uk-UA"/>
        </w:rPr>
        <w:t xml:space="preserve">на праві власності і на яке може бути звернене стягнення. </w:t>
      </w:r>
    </w:p>
    <w:p w:rsidR="00F17670" w:rsidRDefault="00F17670" w:rsidP="00011A26">
      <w:pPr>
        <w:pStyle w:val="af"/>
        <w:numPr>
          <w:ilvl w:val="2"/>
          <w:numId w:val="15"/>
        </w:numPr>
        <w:tabs>
          <w:tab w:val="clear" w:pos="1146"/>
          <w:tab w:val="left" w:pos="993"/>
          <w:tab w:val="left" w:pos="1560"/>
        </w:tabs>
        <w:spacing w:after="0"/>
        <w:ind w:left="284" w:firstLine="0"/>
        <w:jc w:val="both"/>
        <w:rPr>
          <w:sz w:val="22"/>
          <w:szCs w:val="22"/>
          <w:lang w:val="uk-UA"/>
        </w:rPr>
      </w:pPr>
      <w:r w:rsidRPr="00F30F13">
        <w:rPr>
          <w:sz w:val="22"/>
          <w:szCs w:val="22"/>
          <w:lang w:val="uk-UA"/>
        </w:rPr>
        <w:t>Вимагати від Позичальника (в порядку, передбаченому п.3.</w:t>
      </w:r>
      <w:r w:rsidR="00F229ED" w:rsidRPr="00F30F13">
        <w:rPr>
          <w:sz w:val="22"/>
          <w:szCs w:val="22"/>
          <w:lang w:val="uk-UA"/>
        </w:rPr>
        <w:t>10</w:t>
      </w:r>
      <w:r w:rsidRPr="00F30F13">
        <w:rPr>
          <w:sz w:val="22"/>
          <w:szCs w:val="22"/>
          <w:lang w:val="uk-UA"/>
        </w:rPr>
        <w:t>.2. цього Договору) дострокового повернення Кредиту, нарахованих процентів та комісійних винагород у випадку невиконання Позичальником</w:t>
      </w:r>
      <w:r w:rsidR="00565740" w:rsidRPr="00F30F13">
        <w:rPr>
          <w:sz w:val="22"/>
          <w:szCs w:val="22"/>
          <w:lang w:val="uk-UA"/>
        </w:rPr>
        <w:t xml:space="preserve"> та/або Заставодавцем</w:t>
      </w:r>
      <w:r w:rsidRPr="00F30F13">
        <w:rPr>
          <w:sz w:val="22"/>
          <w:szCs w:val="22"/>
          <w:lang w:val="uk-UA"/>
        </w:rPr>
        <w:t xml:space="preserve"> зобов’язань щодо страхування та/або сплати страхових платежів за договором страхування Транспортного засобу.</w:t>
      </w:r>
    </w:p>
    <w:p w:rsidR="00F17670" w:rsidRPr="00F30F13" w:rsidRDefault="00F17670" w:rsidP="001363FE">
      <w:pPr>
        <w:pStyle w:val="af"/>
        <w:tabs>
          <w:tab w:val="left" w:pos="567"/>
          <w:tab w:val="left" w:pos="993"/>
        </w:tabs>
        <w:spacing w:after="0"/>
        <w:ind w:left="284"/>
        <w:jc w:val="both"/>
        <w:rPr>
          <w:sz w:val="22"/>
          <w:szCs w:val="22"/>
          <w:lang w:val="uk-UA"/>
        </w:rPr>
      </w:pPr>
      <w:r w:rsidRPr="00F30F13">
        <w:rPr>
          <w:b/>
          <w:sz w:val="22"/>
          <w:szCs w:val="22"/>
          <w:lang w:val="uk-UA"/>
        </w:rPr>
        <w:t>4.2.</w:t>
      </w:r>
      <w:r w:rsidR="00751041">
        <w:rPr>
          <w:b/>
          <w:sz w:val="22"/>
          <w:szCs w:val="22"/>
          <w:lang w:val="uk-UA"/>
        </w:rPr>
        <w:t>6</w:t>
      </w:r>
      <w:r w:rsidRPr="00F30F13">
        <w:rPr>
          <w:b/>
          <w:sz w:val="22"/>
          <w:szCs w:val="22"/>
          <w:lang w:val="uk-UA"/>
        </w:rPr>
        <w:t xml:space="preserve">. </w:t>
      </w:r>
      <w:r w:rsidRPr="00F30F13">
        <w:rPr>
          <w:sz w:val="22"/>
          <w:szCs w:val="22"/>
          <w:lang w:val="uk-UA"/>
        </w:rPr>
        <w:t>У випадку дострокового часткового повернення Кредиту Позичальником, укласти за погодженням з ним додатковий договір до Договору в порядку, визначеному пп.3.</w:t>
      </w:r>
      <w:r w:rsidR="00AF02E9" w:rsidRPr="00F30F13">
        <w:rPr>
          <w:sz w:val="22"/>
          <w:szCs w:val="22"/>
          <w:lang w:val="uk-UA"/>
        </w:rPr>
        <w:t>9</w:t>
      </w:r>
      <w:r w:rsidRPr="00F30F13">
        <w:rPr>
          <w:sz w:val="22"/>
          <w:szCs w:val="22"/>
          <w:lang w:val="uk-UA"/>
        </w:rPr>
        <w:t>.6. цього Договору.</w:t>
      </w:r>
    </w:p>
    <w:p w:rsidR="00F17670" w:rsidRPr="00F30F13" w:rsidRDefault="00A7356E" w:rsidP="00D47BAE">
      <w:pPr>
        <w:pStyle w:val="af"/>
        <w:tabs>
          <w:tab w:val="left" w:pos="284"/>
        </w:tabs>
        <w:spacing w:after="0"/>
        <w:ind w:left="284"/>
        <w:jc w:val="both"/>
        <w:rPr>
          <w:sz w:val="22"/>
          <w:szCs w:val="22"/>
          <w:lang w:val="uk-UA"/>
        </w:rPr>
      </w:pPr>
      <w:r w:rsidRPr="00D47BAE">
        <w:rPr>
          <w:b/>
          <w:bCs/>
          <w:sz w:val="22"/>
          <w:szCs w:val="22"/>
          <w:lang w:val="uk-UA"/>
        </w:rPr>
        <w:t>4.2.</w:t>
      </w:r>
      <w:r w:rsidR="00751041">
        <w:rPr>
          <w:b/>
          <w:bCs/>
          <w:sz w:val="22"/>
          <w:szCs w:val="22"/>
          <w:lang w:val="uk-UA"/>
        </w:rPr>
        <w:t>7</w:t>
      </w:r>
      <w:r w:rsidRPr="00D47BAE">
        <w:rPr>
          <w:b/>
          <w:bCs/>
          <w:sz w:val="22"/>
          <w:szCs w:val="22"/>
          <w:lang w:val="uk-UA"/>
        </w:rPr>
        <w:t>.</w:t>
      </w:r>
      <w:r>
        <w:rPr>
          <w:sz w:val="22"/>
          <w:szCs w:val="22"/>
          <w:lang w:val="uk-UA"/>
        </w:rPr>
        <w:t xml:space="preserve"> </w:t>
      </w:r>
      <w:r w:rsidR="00F17670" w:rsidRPr="00F30F13">
        <w:rPr>
          <w:sz w:val="22"/>
          <w:szCs w:val="22"/>
          <w:lang w:val="uk-UA"/>
        </w:rPr>
        <w:t>Припинити видачу Кредиту на умовах, визначених цим Договором та чинним Законодавством.</w:t>
      </w:r>
    </w:p>
    <w:p w:rsidR="002A17E6" w:rsidRPr="00F30F13" w:rsidRDefault="00A7356E" w:rsidP="00D47BAE">
      <w:pPr>
        <w:pStyle w:val="af"/>
        <w:tabs>
          <w:tab w:val="left" w:pos="426"/>
        </w:tabs>
        <w:spacing w:after="0"/>
        <w:ind w:left="284"/>
        <w:jc w:val="both"/>
        <w:rPr>
          <w:sz w:val="22"/>
          <w:szCs w:val="22"/>
          <w:lang w:val="uk-UA"/>
        </w:rPr>
      </w:pPr>
      <w:r w:rsidRPr="00D47BAE">
        <w:rPr>
          <w:b/>
          <w:bCs/>
          <w:sz w:val="22"/>
          <w:szCs w:val="22"/>
          <w:lang w:val="uk-UA"/>
        </w:rPr>
        <w:t>4.2.</w:t>
      </w:r>
      <w:r w:rsidR="00751041">
        <w:rPr>
          <w:b/>
          <w:bCs/>
          <w:sz w:val="22"/>
          <w:szCs w:val="22"/>
          <w:lang w:val="uk-UA"/>
        </w:rPr>
        <w:t>8</w:t>
      </w:r>
      <w:r w:rsidRPr="00D47BAE">
        <w:rPr>
          <w:b/>
          <w:bCs/>
          <w:sz w:val="22"/>
          <w:szCs w:val="22"/>
          <w:lang w:val="uk-UA"/>
        </w:rPr>
        <w:t>.</w:t>
      </w:r>
      <w:r>
        <w:rPr>
          <w:sz w:val="22"/>
          <w:szCs w:val="22"/>
          <w:lang w:val="uk-UA"/>
        </w:rPr>
        <w:t xml:space="preserve"> </w:t>
      </w:r>
      <w:r w:rsidR="002A17E6" w:rsidRPr="00F30F13">
        <w:rPr>
          <w:sz w:val="22"/>
          <w:szCs w:val="22"/>
          <w:lang w:val="uk-UA"/>
        </w:rPr>
        <w:t xml:space="preserve">Залучати </w:t>
      </w:r>
      <w:r w:rsidR="00565740" w:rsidRPr="00F30F13">
        <w:rPr>
          <w:sz w:val="22"/>
          <w:szCs w:val="22"/>
          <w:lang w:val="uk-UA"/>
        </w:rPr>
        <w:t>К</w:t>
      </w:r>
      <w:r w:rsidR="002A17E6" w:rsidRPr="00F30F13">
        <w:rPr>
          <w:sz w:val="22"/>
          <w:szCs w:val="22"/>
          <w:lang w:val="uk-UA"/>
        </w:rPr>
        <w:t>олекторську компанію до врегулювання простроченої заборгованості.</w:t>
      </w:r>
    </w:p>
    <w:p w:rsidR="00615413" w:rsidRPr="00F30F13" w:rsidRDefault="00A7356E" w:rsidP="00D47BAE">
      <w:pPr>
        <w:pStyle w:val="af"/>
        <w:tabs>
          <w:tab w:val="left" w:pos="851"/>
        </w:tabs>
        <w:spacing w:after="60"/>
        <w:ind w:left="284"/>
        <w:jc w:val="both"/>
        <w:rPr>
          <w:sz w:val="22"/>
          <w:szCs w:val="22"/>
          <w:lang w:val="uk-UA"/>
        </w:rPr>
      </w:pPr>
      <w:r w:rsidRPr="00D47BAE">
        <w:rPr>
          <w:b/>
          <w:bCs/>
          <w:sz w:val="22"/>
          <w:szCs w:val="22"/>
          <w:lang w:val="uk-UA"/>
        </w:rPr>
        <w:t>4.2.</w:t>
      </w:r>
      <w:r w:rsidR="00751041">
        <w:rPr>
          <w:b/>
          <w:bCs/>
          <w:sz w:val="22"/>
          <w:szCs w:val="22"/>
          <w:lang w:val="uk-UA"/>
        </w:rPr>
        <w:t>9</w:t>
      </w:r>
      <w:r>
        <w:rPr>
          <w:sz w:val="22"/>
          <w:szCs w:val="22"/>
          <w:lang w:val="uk-UA"/>
        </w:rPr>
        <w:t xml:space="preserve">. </w:t>
      </w:r>
      <w:r w:rsidR="000D6E18" w:rsidRPr="00F30F13">
        <w:rPr>
          <w:sz w:val="22"/>
          <w:szCs w:val="22"/>
          <w:lang w:val="uk-UA"/>
        </w:rPr>
        <w:t>Звертатись до представників, спадкоємців Позичальника, П</w:t>
      </w:r>
      <w:r w:rsidR="00FE594F" w:rsidRPr="00F30F13">
        <w:rPr>
          <w:sz w:val="22"/>
          <w:szCs w:val="22"/>
          <w:lang w:val="uk-UA"/>
        </w:rPr>
        <w:t>оручителя</w:t>
      </w:r>
      <w:r w:rsidR="00B431CD" w:rsidRPr="00F30F13">
        <w:rPr>
          <w:sz w:val="22"/>
          <w:szCs w:val="22"/>
          <w:lang w:val="uk-UA"/>
        </w:rPr>
        <w:t>,</w:t>
      </w:r>
      <w:r w:rsidR="000D6E18" w:rsidRPr="00F30F13">
        <w:rPr>
          <w:sz w:val="22"/>
          <w:szCs w:val="22"/>
          <w:lang w:val="uk-UA"/>
        </w:rPr>
        <w:t xml:space="preserve"> </w:t>
      </w:r>
      <w:r w:rsidR="00AE4FA1" w:rsidRPr="00F30F13">
        <w:rPr>
          <w:sz w:val="22"/>
          <w:szCs w:val="22"/>
          <w:lang w:val="uk-UA"/>
        </w:rPr>
        <w:t xml:space="preserve">Заставодавця </w:t>
      </w:r>
      <w:r w:rsidR="000D6E18" w:rsidRPr="00F30F13">
        <w:rPr>
          <w:sz w:val="22"/>
          <w:szCs w:val="22"/>
          <w:lang w:val="uk-UA"/>
        </w:rPr>
        <w:t>щодо питань врегулювання простроченої заборгованості</w:t>
      </w:r>
      <w:r w:rsidR="00F229ED" w:rsidRPr="00F30F13">
        <w:rPr>
          <w:sz w:val="22"/>
          <w:szCs w:val="22"/>
          <w:lang w:val="uk-UA"/>
        </w:rPr>
        <w:t xml:space="preserve"> у встановленому чинним </w:t>
      </w:r>
      <w:r w:rsidR="007E2899" w:rsidRPr="00F30F13">
        <w:rPr>
          <w:sz w:val="22"/>
          <w:szCs w:val="22"/>
          <w:lang w:val="uk-UA"/>
        </w:rPr>
        <w:t xml:space="preserve">Законодавством </w:t>
      </w:r>
      <w:r w:rsidR="00F229ED" w:rsidRPr="00F30F13">
        <w:rPr>
          <w:sz w:val="22"/>
          <w:szCs w:val="22"/>
          <w:lang w:val="uk-UA"/>
        </w:rPr>
        <w:t>та нормативно-правовими актами порядку</w:t>
      </w:r>
      <w:r w:rsidR="00615413" w:rsidRPr="00F30F13">
        <w:rPr>
          <w:sz w:val="22"/>
          <w:szCs w:val="22"/>
          <w:lang w:val="uk-UA"/>
        </w:rPr>
        <w:t>.</w:t>
      </w:r>
    </w:p>
    <w:p w:rsidR="00987A26" w:rsidRPr="00F30F13" w:rsidRDefault="00A7356E" w:rsidP="00D47BAE">
      <w:pPr>
        <w:pStyle w:val="af"/>
        <w:tabs>
          <w:tab w:val="left" w:pos="142"/>
        </w:tabs>
        <w:spacing w:after="60"/>
        <w:ind w:left="284"/>
        <w:jc w:val="both"/>
        <w:rPr>
          <w:sz w:val="22"/>
          <w:szCs w:val="22"/>
          <w:lang w:val="uk-UA"/>
        </w:rPr>
      </w:pPr>
      <w:r w:rsidRPr="00D47BAE">
        <w:rPr>
          <w:b/>
          <w:bCs/>
          <w:sz w:val="22"/>
          <w:szCs w:val="22"/>
          <w:lang w:val="uk-UA"/>
        </w:rPr>
        <w:t>4.2.1</w:t>
      </w:r>
      <w:r w:rsidR="00751041">
        <w:rPr>
          <w:b/>
          <w:bCs/>
          <w:sz w:val="22"/>
          <w:szCs w:val="22"/>
          <w:lang w:val="uk-UA"/>
        </w:rPr>
        <w:t>0</w:t>
      </w:r>
      <w:r w:rsidRPr="00D47BAE">
        <w:rPr>
          <w:b/>
          <w:bCs/>
          <w:sz w:val="22"/>
          <w:szCs w:val="22"/>
          <w:lang w:val="uk-UA"/>
        </w:rPr>
        <w:t>.</w:t>
      </w:r>
      <w:r>
        <w:rPr>
          <w:sz w:val="22"/>
          <w:szCs w:val="22"/>
          <w:lang w:val="uk-UA"/>
        </w:rPr>
        <w:t xml:space="preserve"> </w:t>
      </w:r>
      <w:r w:rsidR="00987A26" w:rsidRPr="00F30F13">
        <w:rPr>
          <w:sz w:val="22"/>
          <w:szCs w:val="22"/>
        </w:rPr>
        <w:t xml:space="preserve">Запитувати всю необхідну інформацію про зв'язки Позичальника із державою, що здійснює збройну агресію проти України, та громадянами/резидентами такої держави, зазначену Позичальником в опитувальнику з метою виконання вимог </w:t>
      </w:r>
      <w:r w:rsidR="007E2899" w:rsidRPr="00F30F13">
        <w:rPr>
          <w:sz w:val="22"/>
          <w:szCs w:val="22"/>
        </w:rPr>
        <w:t xml:space="preserve">Законодавства </w:t>
      </w:r>
      <w:r w:rsidR="00987A26" w:rsidRPr="00F30F13">
        <w:rPr>
          <w:sz w:val="22"/>
          <w:szCs w:val="22"/>
        </w:rPr>
        <w:t>України. У разі ненадання Позичальником зазначеної інформації відмовитися від встановлення (підтримання) ділових відносин, проведення фінансової операції</w:t>
      </w:r>
      <w:r w:rsidR="00987A26" w:rsidRPr="00F30F13">
        <w:rPr>
          <w:sz w:val="22"/>
          <w:szCs w:val="22"/>
          <w:lang w:val="uk-UA"/>
        </w:rPr>
        <w:t>.</w:t>
      </w:r>
    </w:p>
    <w:p w:rsidR="00F17670" w:rsidRPr="00F30F13" w:rsidRDefault="00751041" w:rsidP="00751041">
      <w:pPr>
        <w:tabs>
          <w:tab w:val="left" w:pos="851"/>
        </w:tabs>
        <w:jc w:val="both"/>
        <w:rPr>
          <w:b/>
          <w:sz w:val="22"/>
          <w:szCs w:val="22"/>
          <w:lang w:val="uk-UA"/>
        </w:rPr>
      </w:pPr>
      <w:r>
        <w:rPr>
          <w:b/>
          <w:sz w:val="22"/>
          <w:szCs w:val="22"/>
          <w:lang w:val="uk-UA"/>
        </w:rPr>
        <w:t xml:space="preserve">4.3. </w:t>
      </w:r>
      <w:r w:rsidR="00F17670" w:rsidRPr="00F30F13">
        <w:rPr>
          <w:b/>
          <w:sz w:val="22"/>
          <w:szCs w:val="22"/>
          <w:lang w:val="uk-UA"/>
        </w:rPr>
        <w:t>Обов’язки Позичальника</w:t>
      </w:r>
    </w:p>
    <w:p w:rsidR="00F17670" w:rsidRPr="00F30F13" w:rsidRDefault="00F17670" w:rsidP="00011A26">
      <w:pPr>
        <w:numPr>
          <w:ilvl w:val="2"/>
          <w:numId w:val="5"/>
        </w:numPr>
        <w:tabs>
          <w:tab w:val="left" w:pos="993"/>
        </w:tabs>
        <w:ind w:left="284" w:firstLine="0"/>
        <w:jc w:val="both"/>
        <w:rPr>
          <w:sz w:val="22"/>
          <w:szCs w:val="22"/>
          <w:lang w:val="uk-UA"/>
        </w:rPr>
      </w:pPr>
      <w:r w:rsidRPr="00F30F13">
        <w:rPr>
          <w:sz w:val="22"/>
          <w:szCs w:val="22"/>
          <w:lang w:val="uk-UA"/>
        </w:rPr>
        <w:t>Належним чином виконувати всі умови цього Договору та взяті на себе за цим Договором зобов’язання.</w:t>
      </w:r>
    </w:p>
    <w:p w:rsidR="00CD098B" w:rsidRDefault="00F17670" w:rsidP="00011A26">
      <w:pPr>
        <w:numPr>
          <w:ilvl w:val="2"/>
          <w:numId w:val="5"/>
        </w:numPr>
        <w:tabs>
          <w:tab w:val="left" w:pos="993"/>
        </w:tabs>
        <w:ind w:left="284" w:firstLine="0"/>
        <w:jc w:val="both"/>
        <w:rPr>
          <w:sz w:val="22"/>
          <w:szCs w:val="22"/>
          <w:lang w:val="uk-UA"/>
        </w:rPr>
      </w:pPr>
      <w:r w:rsidRPr="00F30F13">
        <w:rPr>
          <w:sz w:val="22"/>
          <w:szCs w:val="22"/>
          <w:lang w:val="uk-UA"/>
        </w:rPr>
        <w:t>У строки, обумовлені цим Договором, повернути Кредит, своєчасно сплачувати проценти за користування Кредитом, комісійні винагороди за банківські послуги та належним чином виконувати взяті на себе інші зобов’язання за цим Договором.</w:t>
      </w:r>
    </w:p>
    <w:p w:rsidR="00CD098B" w:rsidRPr="00810DCB" w:rsidRDefault="00CD098B" w:rsidP="0019739A">
      <w:pPr>
        <w:numPr>
          <w:ilvl w:val="2"/>
          <w:numId w:val="87"/>
        </w:numPr>
        <w:tabs>
          <w:tab w:val="left" w:pos="993"/>
        </w:tabs>
        <w:ind w:hanging="436"/>
        <w:contextualSpacing/>
        <w:jc w:val="both"/>
        <w:rPr>
          <w:sz w:val="22"/>
          <w:szCs w:val="22"/>
          <w:lang w:val="uk-UA"/>
        </w:rPr>
      </w:pPr>
      <w:bookmarkStart w:id="26" w:name="_Hlk226037178"/>
      <w:r w:rsidRPr="00810DCB">
        <w:rPr>
          <w:sz w:val="22"/>
          <w:szCs w:val="22"/>
          <w:lang w:val="uk-UA"/>
        </w:rPr>
        <w:t xml:space="preserve">Забезпечити страхування Транспортного засобу, що передано в заставу в забезпечення виконання зобов'язань Позичальника за цим Договором, </w:t>
      </w:r>
      <w:bookmarkStart w:id="27" w:name="_Hlk230343063"/>
      <w:r w:rsidRPr="00810DCB">
        <w:rPr>
          <w:sz w:val="22"/>
          <w:szCs w:val="22"/>
          <w:lang w:val="uk-UA"/>
        </w:rPr>
        <w:t xml:space="preserve">на </w:t>
      </w:r>
      <w:r w:rsidR="00796BD5" w:rsidRPr="00810DCB">
        <w:rPr>
          <w:sz w:val="22"/>
          <w:szCs w:val="22"/>
          <w:lang w:val="uk-UA"/>
        </w:rPr>
        <w:t>наступних</w:t>
      </w:r>
      <w:r w:rsidRPr="00810DCB">
        <w:rPr>
          <w:sz w:val="22"/>
          <w:szCs w:val="22"/>
          <w:lang w:val="uk-UA"/>
        </w:rPr>
        <w:t xml:space="preserve"> умовах:</w:t>
      </w:r>
    </w:p>
    <w:bookmarkEnd w:id="27"/>
    <w:p w:rsidR="00CD098B" w:rsidRPr="00810DCB" w:rsidRDefault="00DD7254" w:rsidP="0019739A">
      <w:pPr>
        <w:numPr>
          <w:ilvl w:val="3"/>
          <w:numId w:val="86"/>
        </w:numPr>
        <w:tabs>
          <w:tab w:val="left" w:pos="993"/>
        </w:tabs>
        <w:ind w:hanging="294"/>
        <w:contextualSpacing/>
        <w:jc w:val="both"/>
        <w:rPr>
          <w:sz w:val="22"/>
          <w:szCs w:val="22"/>
          <w:lang w:val="uk-UA"/>
        </w:rPr>
      </w:pPr>
      <w:r w:rsidRPr="00810DCB">
        <w:rPr>
          <w:sz w:val="22"/>
          <w:szCs w:val="22"/>
          <w:lang w:val="uk-UA"/>
        </w:rPr>
        <w:t>Т</w:t>
      </w:r>
      <w:r w:rsidR="00CD098B" w:rsidRPr="00810DCB">
        <w:rPr>
          <w:sz w:val="22"/>
          <w:szCs w:val="22"/>
          <w:lang w:val="uk-UA"/>
        </w:rPr>
        <w:t>ермін страхування має бути визначений не менше строку дії цього Договору з обов’язковою щорічною сплатою страхових внесків (платежів, премій), або Транспортний засіб, як предмет застави, має бути застрахований на рік з умовою обов’язкової пролонгації (продовження строку дії) договору страхування на кожен наступний рік по день повного повернення Кредиту та нарахованих процентів</w:t>
      </w:r>
      <w:r w:rsidR="00621C79" w:rsidRPr="00810DCB">
        <w:rPr>
          <w:sz w:val="22"/>
          <w:szCs w:val="22"/>
          <w:lang w:val="uk-UA"/>
        </w:rPr>
        <w:t xml:space="preserve"> шляхом надання Банку підтверджуючих документів</w:t>
      </w:r>
      <w:r w:rsidR="00CD098B" w:rsidRPr="00810DCB">
        <w:rPr>
          <w:sz w:val="22"/>
          <w:szCs w:val="22"/>
          <w:lang w:val="uk-UA"/>
        </w:rPr>
        <w:t>;</w:t>
      </w:r>
    </w:p>
    <w:p w:rsidR="00CD098B" w:rsidRPr="00810DCB" w:rsidRDefault="00DD7254" w:rsidP="0019739A">
      <w:pPr>
        <w:numPr>
          <w:ilvl w:val="3"/>
          <w:numId w:val="86"/>
        </w:numPr>
        <w:tabs>
          <w:tab w:val="left" w:pos="709"/>
        </w:tabs>
        <w:ind w:hanging="294"/>
        <w:contextualSpacing/>
        <w:jc w:val="both"/>
        <w:rPr>
          <w:sz w:val="22"/>
          <w:szCs w:val="22"/>
          <w:lang w:val="uk-UA"/>
        </w:rPr>
      </w:pPr>
      <w:r w:rsidRPr="00810DCB">
        <w:rPr>
          <w:sz w:val="22"/>
          <w:szCs w:val="22"/>
          <w:lang w:val="uk-UA"/>
        </w:rPr>
        <w:t>С</w:t>
      </w:r>
      <w:r w:rsidR="00CD098B" w:rsidRPr="00810DCB">
        <w:rPr>
          <w:sz w:val="22"/>
          <w:szCs w:val="22"/>
          <w:lang w:val="uk-UA"/>
        </w:rPr>
        <w:t>трахування Транспортного засобу, як предмета застави, повинно бути здійснено в страхових компаніях, які перевірені Банком та відповідають вимогам Банку</w:t>
      </w:r>
      <w:r w:rsidR="00621C79" w:rsidRPr="00810DCB">
        <w:rPr>
          <w:sz w:val="22"/>
          <w:szCs w:val="22"/>
          <w:lang w:val="uk-UA"/>
        </w:rPr>
        <w:t xml:space="preserve">  з обов’язковим погодженням договору страхування з Банком</w:t>
      </w:r>
      <w:r w:rsidR="00CD098B" w:rsidRPr="00810DCB">
        <w:rPr>
          <w:sz w:val="22"/>
          <w:szCs w:val="22"/>
          <w:lang w:val="uk-UA"/>
        </w:rPr>
        <w:t>;</w:t>
      </w:r>
    </w:p>
    <w:p w:rsidR="00CD098B" w:rsidRPr="00810DCB" w:rsidRDefault="00CD098B" w:rsidP="00E35D47">
      <w:pPr>
        <w:numPr>
          <w:ilvl w:val="3"/>
          <w:numId w:val="86"/>
        </w:numPr>
        <w:ind w:hanging="294"/>
        <w:contextualSpacing/>
        <w:jc w:val="both"/>
        <w:rPr>
          <w:sz w:val="22"/>
          <w:szCs w:val="22"/>
          <w:lang w:val="uk-UA"/>
        </w:rPr>
      </w:pPr>
      <w:r w:rsidRPr="00810DCB">
        <w:rPr>
          <w:sz w:val="22"/>
          <w:szCs w:val="22"/>
          <w:lang w:val="uk-UA"/>
        </w:rPr>
        <w:t xml:space="preserve"> Своєчасно та в обов’язковому порядку інформувати Банк про здійснення чергових платежів за договорами страхування (зокрема «повне КАСКО») з обов’язковим наданням оригіналів або копій документів, що  підтверджують сплату.  </w:t>
      </w:r>
    </w:p>
    <w:p w:rsidR="00DD7254" w:rsidRPr="00810DCB" w:rsidRDefault="00CD098B" w:rsidP="0019739A">
      <w:pPr>
        <w:numPr>
          <w:ilvl w:val="3"/>
          <w:numId w:val="86"/>
        </w:numPr>
        <w:tabs>
          <w:tab w:val="left" w:pos="709"/>
        </w:tabs>
        <w:ind w:hanging="294"/>
        <w:contextualSpacing/>
        <w:jc w:val="both"/>
        <w:rPr>
          <w:sz w:val="22"/>
          <w:szCs w:val="22"/>
          <w:lang w:val="uk-UA"/>
        </w:rPr>
      </w:pPr>
      <w:bookmarkStart w:id="28" w:name="_Hlk230785485"/>
      <w:r w:rsidRPr="00810DCB">
        <w:rPr>
          <w:sz w:val="22"/>
          <w:szCs w:val="22"/>
          <w:lang w:val="uk-UA"/>
        </w:rPr>
        <w:t>Не пізніше ніж за 15 Операційних днів до закінчення попереднього оплаченого періоду страхування Предмету застави, Позичальник зобов’язаний надавати документи</w:t>
      </w:r>
      <w:r w:rsidR="00A347E2" w:rsidRPr="00810DCB">
        <w:rPr>
          <w:sz w:val="22"/>
          <w:szCs w:val="22"/>
          <w:lang w:val="uk-UA"/>
        </w:rPr>
        <w:t xml:space="preserve"> до Банку</w:t>
      </w:r>
      <w:r w:rsidRPr="00810DCB">
        <w:rPr>
          <w:sz w:val="22"/>
          <w:szCs w:val="22"/>
          <w:lang w:val="uk-UA"/>
        </w:rPr>
        <w:t xml:space="preserve">, що підтверджують факт належного виконання Позичальником своїх зобов’язань, </w:t>
      </w:r>
      <w:r w:rsidR="003F7C14" w:rsidRPr="00810DCB">
        <w:rPr>
          <w:sz w:val="22"/>
          <w:szCs w:val="22"/>
          <w:lang w:val="uk-UA"/>
        </w:rPr>
        <w:t xml:space="preserve">у спосіб передбачений розділом 12 цього Договору, </w:t>
      </w:r>
      <w:r w:rsidRPr="00810DCB">
        <w:rPr>
          <w:sz w:val="22"/>
          <w:szCs w:val="22"/>
          <w:lang w:val="uk-UA"/>
        </w:rPr>
        <w:t>а саме: документ, що підтверджує сплату щорічного страхового платежу у повній сумі та додатковий договір до договору страхування (новий договір, страховий поліс) Предмета застави на кожен наступний рік у строки та на умовах, визначених договором страхування</w:t>
      </w:r>
      <w:bookmarkEnd w:id="28"/>
      <w:r w:rsidRPr="00810DCB">
        <w:rPr>
          <w:sz w:val="22"/>
          <w:szCs w:val="22"/>
          <w:lang w:val="uk-UA"/>
        </w:rPr>
        <w:t>.</w:t>
      </w:r>
    </w:p>
    <w:p w:rsidR="00F17670" w:rsidRPr="0019739A" w:rsidRDefault="00F17670" w:rsidP="00A347E2">
      <w:pPr>
        <w:pStyle w:val="af4"/>
        <w:tabs>
          <w:tab w:val="left" w:pos="1134"/>
        </w:tabs>
        <w:ind w:left="284"/>
        <w:jc w:val="both"/>
        <w:rPr>
          <w:lang w:val="uk-UA"/>
        </w:rPr>
      </w:pPr>
    </w:p>
    <w:bookmarkEnd w:id="26"/>
    <w:p w:rsidR="00F17670" w:rsidRPr="00830F6C" w:rsidRDefault="00F17670" w:rsidP="006634F0">
      <w:pPr>
        <w:pStyle w:val="af4"/>
        <w:numPr>
          <w:ilvl w:val="2"/>
          <w:numId w:val="87"/>
        </w:numPr>
        <w:tabs>
          <w:tab w:val="left" w:pos="993"/>
        </w:tabs>
        <w:spacing w:after="0"/>
        <w:ind w:hanging="436"/>
        <w:jc w:val="both"/>
        <w:rPr>
          <w:lang w:val="x-none"/>
        </w:rPr>
      </w:pPr>
      <w:r w:rsidRPr="00830F6C">
        <w:rPr>
          <w:rFonts w:ascii="Times New Roman" w:eastAsia="Times New Roman" w:hAnsi="Times New Roman"/>
          <w:lang w:val="x-none" w:eastAsia="ru-RU"/>
        </w:rPr>
        <w:t>У випадку порушення умов цього Договору та/або Документів забезпечення достроково повернути Кредит в порядку, передбаченому пунктом 3.</w:t>
      </w:r>
      <w:r w:rsidR="00AF02E9" w:rsidRPr="00830F6C">
        <w:rPr>
          <w:rFonts w:ascii="Times New Roman" w:eastAsia="Times New Roman" w:hAnsi="Times New Roman"/>
          <w:lang w:val="x-none" w:eastAsia="ru-RU"/>
        </w:rPr>
        <w:t>10</w:t>
      </w:r>
      <w:r w:rsidRPr="00830F6C">
        <w:rPr>
          <w:rFonts w:ascii="Times New Roman" w:eastAsia="Times New Roman" w:hAnsi="Times New Roman"/>
          <w:lang w:val="x-none" w:eastAsia="ru-RU"/>
        </w:rPr>
        <w:t xml:space="preserve"> Договору, з одночасною сплатою процентів нарахованих на фактичний залишок заборгованості за Кредитом, комісійних винагород, а також сплатити неустойку (штрафні санкції), як це передбачено в Договорі та відшкодувати Банку в повному обсязі Збитки. </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Відповідати всіма власними коштами та майном по своїх зобов’язаннях, що випливають з цього Договору.</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До моменту отримання Кредиту надати документи, що підтверджують виконання Умов надання Кредиту.</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 xml:space="preserve">На першу вимогу Банку надавати іншу інформацію, необхідну для супроводження Кредиту та/або оцінки, переоцінки та стану Предмета застави, в тому числі забезпечення безперешкодної перевірки отриманої інформації за місцезнаходженням/місцем проживанням Позичальника. </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З метою здійснення Банком контролю за фінансовим станом та платоспроможністю Позичальника, за станом забезпечення повернення Кредиту протягом дії цього Договору, надавати Банку кожні 12 (дванадцять) місяців з моменту укладення цього Договору, або на першу письмову вимогу Банку, документи, що підтверджують фінансовий стан Позичальника, а в разі прострочення Позичальником строку повернення будь – якої частини Кредиту та/або сплати процентів за його користування, негайно подати Банку документи, що підтверджують фінансовий стан Позичальника або документи, що підтверджують причини, які об’єктивно унеможливлюють виконання зобов’язань Позичальника за цим Договором.</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У тридцятиденний строк повідомити Банк про зміну реєстрації свого постійного місця проживання (реєстрації), зміни місця роботи, прізвища, імені, по – батькові, та про інші обставини, що можуть вплинути на виконання зобов’язань за цим Договором.</w:t>
      </w:r>
    </w:p>
    <w:p w:rsidR="00F17670" w:rsidRPr="00F30F13" w:rsidRDefault="00AE4FA1" w:rsidP="00830F6C">
      <w:pPr>
        <w:numPr>
          <w:ilvl w:val="2"/>
          <w:numId w:val="87"/>
        </w:numPr>
        <w:tabs>
          <w:tab w:val="left" w:pos="993"/>
          <w:tab w:val="left" w:pos="1276"/>
          <w:tab w:val="left" w:pos="1418"/>
        </w:tabs>
        <w:ind w:left="284" w:firstLine="0"/>
        <w:jc w:val="both"/>
        <w:rPr>
          <w:sz w:val="22"/>
          <w:szCs w:val="22"/>
          <w:lang w:val="uk-UA"/>
        </w:rPr>
      </w:pPr>
      <w:r w:rsidRPr="00F30F13">
        <w:rPr>
          <w:sz w:val="22"/>
          <w:szCs w:val="22"/>
          <w:lang w:val="uk-UA"/>
        </w:rPr>
        <w:t xml:space="preserve">Забезпечити реалізацію </w:t>
      </w:r>
      <w:r w:rsidR="00F17670" w:rsidRPr="00F30F13">
        <w:rPr>
          <w:sz w:val="22"/>
          <w:szCs w:val="22"/>
          <w:lang w:val="uk-UA"/>
        </w:rPr>
        <w:t xml:space="preserve">права Банку </w:t>
      </w:r>
      <w:r w:rsidRPr="00F30F13">
        <w:rPr>
          <w:sz w:val="22"/>
          <w:szCs w:val="22"/>
          <w:lang w:val="uk-UA"/>
        </w:rPr>
        <w:t xml:space="preserve">на </w:t>
      </w:r>
      <w:r w:rsidR="00F17670" w:rsidRPr="00F30F13">
        <w:rPr>
          <w:sz w:val="22"/>
          <w:szCs w:val="22"/>
          <w:lang w:val="uk-UA"/>
        </w:rPr>
        <w:t xml:space="preserve">проведення перевірки документально і в натурі наявності, стану і умов збереження та користування Предметом застави, та </w:t>
      </w:r>
      <w:r w:rsidRPr="00F30F13">
        <w:rPr>
          <w:sz w:val="22"/>
          <w:szCs w:val="22"/>
          <w:lang w:val="uk-UA"/>
        </w:rPr>
        <w:t>забезпечити надання</w:t>
      </w:r>
      <w:r w:rsidR="00BA66FA" w:rsidRPr="00F30F13">
        <w:rPr>
          <w:sz w:val="22"/>
          <w:szCs w:val="22"/>
          <w:lang w:val="uk-UA"/>
        </w:rPr>
        <w:t>, зок</w:t>
      </w:r>
      <w:r w:rsidRPr="00F30F13">
        <w:rPr>
          <w:sz w:val="22"/>
          <w:szCs w:val="22"/>
          <w:lang w:val="uk-UA"/>
        </w:rPr>
        <w:t>р</w:t>
      </w:r>
      <w:r w:rsidR="00BA66FA" w:rsidRPr="00F30F13">
        <w:rPr>
          <w:sz w:val="22"/>
          <w:szCs w:val="22"/>
          <w:lang w:val="uk-UA"/>
        </w:rPr>
        <w:t>е</w:t>
      </w:r>
      <w:r w:rsidRPr="00F30F13">
        <w:rPr>
          <w:sz w:val="22"/>
          <w:szCs w:val="22"/>
          <w:lang w:val="uk-UA"/>
        </w:rPr>
        <w:t>ма Заставодавцем (якщо відповідно до цього Договору наявний Заставодавець, відмінний від особи Позичальника)</w:t>
      </w:r>
      <w:r w:rsidR="00F17670" w:rsidRPr="00F30F13">
        <w:rPr>
          <w:sz w:val="22"/>
          <w:szCs w:val="22"/>
          <w:lang w:val="uk-UA"/>
        </w:rPr>
        <w:t xml:space="preserve"> </w:t>
      </w:r>
      <w:r w:rsidRPr="00F30F13">
        <w:rPr>
          <w:sz w:val="22"/>
          <w:szCs w:val="22"/>
          <w:lang w:val="uk-UA"/>
        </w:rPr>
        <w:t>всіх</w:t>
      </w:r>
      <w:r w:rsidR="00F17670" w:rsidRPr="00F30F13">
        <w:rPr>
          <w:sz w:val="22"/>
          <w:szCs w:val="22"/>
          <w:lang w:val="uk-UA"/>
        </w:rPr>
        <w:t xml:space="preserve"> документ</w:t>
      </w:r>
      <w:r w:rsidRPr="00F30F13">
        <w:rPr>
          <w:sz w:val="22"/>
          <w:szCs w:val="22"/>
          <w:lang w:val="uk-UA"/>
        </w:rPr>
        <w:t>ів</w:t>
      </w:r>
      <w:r w:rsidR="00F17670" w:rsidRPr="00F30F13">
        <w:rPr>
          <w:sz w:val="22"/>
          <w:szCs w:val="22"/>
          <w:lang w:val="uk-UA"/>
        </w:rPr>
        <w:t>, необхідн</w:t>
      </w:r>
      <w:r w:rsidRPr="00F30F13">
        <w:rPr>
          <w:sz w:val="22"/>
          <w:szCs w:val="22"/>
          <w:lang w:val="uk-UA"/>
        </w:rPr>
        <w:t>их</w:t>
      </w:r>
      <w:r w:rsidR="00F17670" w:rsidRPr="00F30F13">
        <w:rPr>
          <w:sz w:val="22"/>
          <w:szCs w:val="22"/>
          <w:lang w:val="uk-UA"/>
        </w:rPr>
        <w:t xml:space="preserve"> для такої перевірки, а  також негайно, на вимогу Банку, забезпечити йому фізичний доступ до Предмета застави. </w:t>
      </w:r>
    </w:p>
    <w:p w:rsidR="00F17670" w:rsidRPr="00F30F13" w:rsidRDefault="00F17670" w:rsidP="00830F6C">
      <w:pPr>
        <w:numPr>
          <w:ilvl w:val="2"/>
          <w:numId w:val="87"/>
        </w:numPr>
        <w:tabs>
          <w:tab w:val="left" w:pos="993"/>
        </w:tabs>
        <w:ind w:left="284" w:firstLine="0"/>
        <w:jc w:val="both"/>
        <w:rPr>
          <w:i/>
          <w:color w:val="0000FF"/>
          <w:sz w:val="22"/>
          <w:szCs w:val="22"/>
          <w:lang w:val="uk-UA"/>
        </w:rPr>
      </w:pPr>
      <w:r w:rsidRPr="00F30F13">
        <w:rPr>
          <w:sz w:val="22"/>
          <w:szCs w:val="22"/>
          <w:lang w:val="uk-UA"/>
        </w:rPr>
        <w:t>Впродовж строку дії цього Договору своєчасно та самостійно ознайомлюватись із Тарифами Банку, що пов’язані із обслуговуванням та поверненням</w:t>
      </w:r>
      <w:r w:rsidRPr="00F30F13" w:rsidDel="000D0C0E">
        <w:rPr>
          <w:sz w:val="22"/>
          <w:szCs w:val="22"/>
          <w:lang w:val="uk-UA"/>
        </w:rPr>
        <w:t xml:space="preserve"> </w:t>
      </w:r>
      <w:r w:rsidRPr="00F30F13">
        <w:rPr>
          <w:sz w:val="22"/>
          <w:szCs w:val="22"/>
          <w:lang w:val="uk-UA"/>
        </w:rPr>
        <w:t>Кредиту, в</w:t>
      </w:r>
      <w:r w:rsidR="00A02C25" w:rsidRPr="00F30F13">
        <w:rPr>
          <w:sz w:val="22"/>
          <w:szCs w:val="22"/>
          <w:lang w:val="uk-UA"/>
        </w:rPr>
        <w:t xml:space="preserve"> установі Банку</w:t>
      </w:r>
      <w:r w:rsidR="00F229ED" w:rsidRPr="00F30F13">
        <w:rPr>
          <w:sz w:val="22"/>
          <w:szCs w:val="22"/>
          <w:lang w:val="uk-UA"/>
        </w:rPr>
        <w:t xml:space="preserve"> </w:t>
      </w:r>
      <w:r w:rsidR="00F229ED" w:rsidRPr="00F30F13">
        <w:rPr>
          <w:iCs/>
          <w:sz w:val="22"/>
          <w:szCs w:val="22"/>
          <w:lang w:val="uk-UA"/>
        </w:rPr>
        <w:t>або на сайті Банку за посиланням: https://www.oschadbank.ua. Інформування Позичальника про зміни Тарифів здійснюється Банком в порядку, передбаченому Договором комплексного банківського обслуговування або іншими договорами поточного рахунку</w:t>
      </w:r>
      <w:r w:rsidRPr="00F30F13">
        <w:rPr>
          <w:i/>
          <w:color w:val="0000FF"/>
          <w:sz w:val="22"/>
          <w:szCs w:val="22"/>
          <w:lang w:val="uk-UA"/>
        </w:rPr>
        <w:t>.</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Завчасно забезпечувати наявність коштів для сплати чергових платежів за цим Договором на Поточному рахунку.</w:t>
      </w:r>
    </w:p>
    <w:p w:rsidR="00F17670" w:rsidRPr="00F30F13" w:rsidRDefault="00F17670" w:rsidP="00830F6C">
      <w:pPr>
        <w:numPr>
          <w:ilvl w:val="2"/>
          <w:numId w:val="87"/>
        </w:numPr>
        <w:tabs>
          <w:tab w:val="left" w:pos="993"/>
        </w:tabs>
        <w:ind w:left="284" w:firstLine="0"/>
        <w:jc w:val="both"/>
        <w:rPr>
          <w:sz w:val="22"/>
          <w:szCs w:val="22"/>
          <w:lang w:val="uk-UA"/>
        </w:rPr>
      </w:pPr>
      <w:r w:rsidRPr="00F30F13">
        <w:rPr>
          <w:sz w:val="22"/>
          <w:szCs w:val="22"/>
          <w:lang w:val="uk-UA"/>
        </w:rPr>
        <w:t>Протягом строку дії цього Договору, без попередньої письмової згоди Банку:</w:t>
      </w:r>
    </w:p>
    <w:p w:rsidR="00F17670" w:rsidRPr="00F30F13" w:rsidRDefault="00F17670" w:rsidP="00011A26">
      <w:pPr>
        <w:numPr>
          <w:ilvl w:val="3"/>
          <w:numId w:val="22"/>
        </w:numPr>
        <w:ind w:left="1134" w:hanging="284"/>
        <w:jc w:val="both"/>
        <w:rPr>
          <w:color w:val="000000"/>
          <w:sz w:val="22"/>
          <w:szCs w:val="22"/>
          <w:lang w:val="uk-UA"/>
        </w:rPr>
      </w:pPr>
      <w:r w:rsidRPr="00F30F13">
        <w:rPr>
          <w:sz w:val="22"/>
          <w:szCs w:val="22"/>
          <w:lang w:val="uk-UA"/>
        </w:rPr>
        <w:t>не укладати будь-які інші кредитні договори чи договори позики, договори поруки, фінансової допомоги (їх різновидів) або інші договори, що встановлюють зобов’язання для Позичальника з повернення грошових коштів;</w:t>
      </w:r>
    </w:p>
    <w:p w:rsidR="00F17670" w:rsidRPr="00F30F13" w:rsidRDefault="00F17670" w:rsidP="00011A26">
      <w:pPr>
        <w:numPr>
          <w:ilvl w:val="3"/>
          <w:numId w:val="22"/>
        </w:numPr>
        <w:ind w:left="1134" w:hanging="284"/>
        <w:jc w:val="both"/>
        <w:rPr>
          <w:color w:val="000000"/>
          <w:sz w:val="22"/>
          <w:szCs w:val="22"/>
          <w:lang w:val="uk-UA"/>
        </w:rPr>
      </w:pPr>
      <w:r w:rsidRPr="00F30F13">
        <w:rPr>
          <w:sz w:val="22"/>
          <w:szCs w:val="22"/>
          <w:lang w:val="uk-UA"/>
        </w:rPr>
        <w:t>не здійснювати розірвання Договору купівлі-продажу Транспортного засобу, в тому числі у зв’язку з поверненням Транспортного засобу/не змінювати обмін Транспортного засобу на інший.</w:t>
      </w:r>
    </w:p>
    <w:p w:rsidR="00F17670" w:rsidRPr="00F30F13" w:rsidRDefault="00987A26" w:rsidP="002B192E">
      <w:pPr>
        <w:numPr>
          <w:ilvl w:val="2"/>
          <w:numId w:val="87"/>
        </w:numPr>
        <w:tabs>
          <w:tab w:val="left" w:pos="993"/>
        </w:tabs>
        <w:ind w:left="284" w:firstLine="0"/>
        <w:jc w:val="both"/>
        <w:rPr>
          <w:iCs/>
          <w:sz w:val="22"/>
          <w:szCs w:val="22"/>
          <w:lang w:val="uk-UA"/>
        </w:rPr>
      </w:pPr>
      <w:bookmarkStart w:id="29" w:name="_Hlk216424343"/>
      <w:r w:rsidRPr="00F30F13">
        <w:rPr>
          <w:sz w:val="22"/>
          <w:szCs w:val="22"/>
          <w:lang w:val="uk-UA"/>
        </w:rPr>
        <w:t>Надавати у строк, визначений Банком у запиті, документи і відомості, що вимагаються Банком для виконання вимог Законодавства про протидію легалізації, повідомляти про всі зміни в документах та/або інформації, що були надані Позичальником при укладанні цього Договору (паспортні дані, зареєстроване місце проживання/місце перебування, контактні реквізити, номер мобільного телефону, електронної пошти, зазначені Позичальником у Договорі тощо), набуття Позичальником статусу Політично значущої особи, або члена її сім'ї або особи, пов'язаної з політично значущою особою, та надавати документи, що підтверджують джерела походження коштів, активів, прав на такі активи у порядку й обсягах, передбачених Законодавством та Договором</w:t>
      </w:r>
      <w:bookmarkEnd w:id="29"/>
      <w:r w:rsidR="00F17670" w:rsidRPr="00F30F13">
        <w:rPr>
          <w:iCs/>
          <w:sz w:val="22"/>
          <w:szCs w:val="22"/>
          <w:lang w:val="uk-UA"/>
        </w:rPr>
        <w:t>.</w:t>
      </w:r>
    </w:p>
    <w:p w:rsidR="00987A26" w:rsidRPr="00F30F13" w:rsidRDefault="00987A26" w:rsidP="002B192E">
      <w:pPr>
        <w:numPr>
          <w:ilvl w:val="2"/>
          <w:numId w:val="87"/>
        </w:numPr>
        <w:tabs>
          <w:tab w:val="left" w:pos="993"/>
        </w:tabs>
        <w:ind w:left="284" w:firstLine="0"/>
        <w:jc w:val="both"/>
        <w:rPr>
          <w:iCs/>
          <w:sz w:val="22"/>
          <w:szCs w:val="22"/>
          <w:lang w:val="uk-UA"/>
        </w:rPr>
      </w:pPr>
      <w:bookmarkStart w:id="30" w:name="_Hlk216424565"/>
      <w:r w:rsidRPr="00F30F13">
        <w:rPr>
          <w:iCs/>
          <w:sz w:val="22"/>
          <w:szCs w:val="22"/>
          <w:lang w:val="uk-UA"/>
        </w:rPr>
        <w:t>Надавати на запит Банку всю необхідну інформацію про зв'язки Позичальника із державою, що здійснює збройну агресію проти України, та громадянами/резидентами такої держави шляхом заповнення опитувальника, з метою виконання вимог законодавства України</w:t>
      </w:r>
      <w:bookmarkEnd w:id="30"/>
      <w:r w:rsidRPr="00F30F13">
        <w:rPr>
          <w:iCs/>
          <w:sz w:val="22"/>
          <w:szCs w:val="22"/>
          <w:lang w:val="uk-UA"/>
        </w:rPr>
        <w:t>.</w:t>
      </w:r>
    </w:p>
    <w:p w:rsidR="00910F9D" w:rsidRPr="00F30F13" w:rsidRDefault="00910F9D" w:rsidP="002B192E">
      <w:pPr>
        <w:numPr>
          <w:ilvl w:val="2"/>
          <w:numId w:val="87"/>
        </w:numPr>
        <w:tabs>
          <w:tab w:val="left" w:pos="993"/>
        </w:tabs>
        <w:ind w:left="284" w:firstLine="0"/>
        <w:jc w:val="both"/>
        <w:rPr>
          <w:sz w:val="22"/>
          <w:szCs w:val="22"/>
          <w:lang w:val="uk-UA"/>
        </w:rPr>
      </w:pPr>
      <w:r w:rsidRPr="00F30F13">
        <w:rPr>
          <w:sz w:val="22"/>
          <w:szCs w:val="22"/>
          <w:lang w:val="uk-UA"/>
        </w:rPr>
        <w:t xml:space="preserve">Не пізніше календарного дня, що слідує за днем звернення до господарського суду із заявою про відкриття провадження у справі про свою неплатоспроможність, проінформувати Банк у письмовій формі шляхом направлення рекомендованих листів на адресу Банку, вказану у розділі 14 цього Договору, про ініціювання відкриття провадження у справі про свою неплатоспроможність. </w:t>
      </w:r>
    </w:p>
    <w:p w:rsidR="00B67A82" w:rsidRPr="00F30F13" w:rsidRDefault="00B67A82" w:rsidP="00B0735C">
      <w:pPr>
        <w:tabs>
          <w:tab w:val="left" w:pos="0"/>
        </w:tabs>
        <w:spacing w:after="60"/>
        <w:jc w:val="both"/>
        <w:rPr>
          <w:iCs/>
          <w:sz w:val="22"/>
          <w:szCs w:val="22"/>
          <w:lang w:val="uk-UA"/>
        </w:rPr>
      </w:pPr>
    </w:p>
    <w:p w:rsidR="00C35494" w:rsidRPr="00F30F13" w:rsidRDefault="00F56C6B" w:rsidP="00B0735C">
      <w:pPr>
        <w:tabs>
          <w:tab w:val="left" w:pos="567"/>
          <w:tab w:val="left" w:pos="993"/>
        </w:tabs>
        <w:jc w:val="both"/>
        <w:rPr>
          <w:sz w:val="22"/>
          <w:szCs w:val="22"/>
          <w:lang w:val="uk-UA"/>
        </w:rPr>
      </w:pPr>
      <w:r w:rsidRPr="006634F0">
        <w:rPr>
          <w:b/>
          <w:sz w:val="22"/>
          <w:szCs w:val="22"/>
          <w:lang w:val="uk-UA"/>
        </w:rPr>
        <w:t>4.3.1</w:t>
      </w:r>
      <w:r w:rsidR="00810DCB" w:rsidRPr="006634F0">
        <w:rPr>
          <w:b/>
          <w:sz w:val="22"/>
          <w:szCs w:val="22"/>
          <w:lang w:val="uk-UA"/>
        </w:rPr>
        <w:t>7</w:t>
      </w:r>
      <w:r w:rsidR="00A02C25" w:rsidRPr="006634F0">
        <w:rPr>
          <w:b/>
          <w:sz w:val="22"/>
          <w:szCs w:val="22"/>
          <w:lang w:val="uk-UA"/>
        </w:rPr>
        <w:t>.</w:t>
      </w:r>
      <w:r w:rsidR="00910F9D" w:rsidRPr="00F30F13">
        <w:rPr>
          <w:b/>
          <w:sz w:val="22"/>
          <w:szCs w:val="22"/>
          <w:lang w:val="uk-UA"/>
        </w:rPr>
        <w:t xml:space="preserve"> </w:t>
      </w:r>
      <w:r w:rsidR="00817773" w:rsidRPr="00F30F13">
        <w:rPr>
          <w:b/>
          <w:sz w:val="22"/>
          <w:szCs w:val="22"/>
          <w:lang w:val="uk-UA"/>
        </w:rPr>
        <w:t xml:space="preserve">Якщо відповідно до п. 3.1.1 цього Договору </w:t>
      </w:r>
      <w:r w:rsidR="00240659" w:rsidRPr="00F30F13">
        <w:rPr>
          <w:b/>
          <w:sz w:val="22"/>
          <w:szCs w:val="22"/>
          <w:lang w:val="uk-UA"/>
        </w:rPr>
        <w:t xml:space="preserve">Умовою надання Кредиту є </w:t>
      </w:r>
      <w:r w:rsidR="00817773" w:rsidRPr="00F30F13">
        <w:rPr>
          <w:b/>
          <w:sz w:val="22"/>
          <w:szCs w:val="22"/>
          <w:lang w:val="uk-UA"/>
        </w:rPr>
        <w:t xml:space="preserve">укладення договору застави рухомого майна (майнових </w:t>
      </w:r>
      <w:r w:rsidR="004726A8" w:rsidRPr="00F30F13">
        <w:rPr>
          <w:b/>
          <w:sz w:val="22"/>
          <w:szCs w:val="22"/>
          <w:lang w:val="uk-UA"/>
        </w:rPr>
        <w:t>прав</w:t>
      </w:r>
      <w:r w:rsidR="00817773" w:rsidRPr="00F30F13">
        <w:rPr>
          <w:b/>
          <w:sz w:val="22"/>
          <w:szCs w:val="22"/>
          <w:lang w:val="uk-UA"/>
        </w:rPr>
        <w:t xml:space="preserve"> на транспортний засіб), п</w:t>
      </w:r>
      <w:r w:rsidR="00C35494" w:rsidRPr="00F30F13">
        <w:rPr>
          <w:b/>
          <w:sz w:val="22"/>
          <w:szCs w:val="22"/>
          <w:lang w:val="uk-UA"/>
        </w:rPr>
        <w:t xml:space="preserve">ротягом </w:t>
      </w:r>
      <w:r w:rsidR="001444C5" w:rsidRPr="00F30F13">
        <w:rPr>
          <w:b/>
          <w:sz w:val="22"/>
          <w:szCs w:val="22"/>
          <w:lang w:val="uk-UA"/>
        </w:rPr>
        <w:t>чотирнадцяти</w:t>
      </w:r>
      <w:r w:rsidR="00C35494" w:rsidRPr="00F30F13">
        <w:rPr>
          <w:b/>
          <w:sz w:val="22"/>
          <w:szCs w:val="22"/>
          <w:lang w:val="uk-UA"/>
        </w:rPr>
        <w:t xml:space="preserve"> робочих днів</w:t>
      </w:r>
      <w:r w:rsidR="00C35494" w:rsidRPr="00F30F13">
        <w:rPr>
          <w:sz w:val="22"/>
          <w:szCs w:val="22"/>
          <w:lang w:val="uk-UA"/>
        </w:rPr>
        <w:t xml:space="preserve"> з дати укладення цього Договору:</w:t>
      </w:r>
    </w:p>
    <w:p w:rsidR="00C35494" w:rsidRPr="00F30F13" w:rsidRDefault="00C35494" w:rsidP="00011A26">
      <w:pPr>
        <w:tabs>
          <w:tab w:val="left" w:pos="567"/>
          <w:tab w:val="left" w:pos="1134"/>
        </w:tabs>
        <w:ind w:left="1134" w:hanging="283"/>
        <w:jc w:val="both"/>
        <w:rPr>
          <w:rStyle w:val="1ff6"/>
          <w:rFonts w:ascii="Times New Roman" w:hAnsi="Times New Roman" w:cs="Times New Roman"/>
          <w:sz w:val="22"/>
          <w:szCs w:val="22"/>
        </w:rPr>
      </w:pPr>
      <w:r w:rsidRPr="00F30F13">
        <w:rPr>
          <w:b/>
          <w:sz w:val="22"/>
          <w:szCs w:val="22"/>
          <w:lang w:val="uk-UA"/>
        </w:rPr>
        <w:t>1)</w:t>
      </w:r>
      <w:r w:rsidRPr="00F30F13">
        <w:rPr>
          <w:sz w:val="22"/>
          <w:szCs w:val="22"/>
          <w:lang w:val="uk-UA"/>
        </w:rPr>
        <w:t xml:space="preserve"> </w:t>
      </w:r>
      <w:r w:rsidRPr="00F30F13">
        <w:rPr>
          <w:sz w:val="22"/>
          <w:szCs w:val="22"/>
          <w:lang w:val="uk-UA"/>
        </w:rPr>
        <w:tab/>
      </w:r>
      <w:r w:rsidR="00AE4FA1" w:rsidRPr="00F30F13">
        <w:rPr>
          <w:sz w:val="22"/>
          <w:szCs w:val="22"/>
          <w:lang w:val="uk-UA"/>
        </w:rPr>
        <w:t xml:space="preserve">забезпечити </w:t>
      </w:r>
      <w:r w:rsidRPr="00F30F13">
        <w:rPr>
          <w:sz w:val="22"/>
          <w:szCs w:val="22"/>
          <w:lang w:val="uk-UA"/>
        </w:rPr>
        <w:t>оформ</w:t>
      </w:r>
      <w:r w:rsidR="00AE4FA1" w:rsidRPr="00F30F13">
        <w:rPr>
          <w:sz w:val="22"/>
          <w:szCs w:val="22"/>
          <w:lang w:val="uk-UA"/>
        </w:rPr>
        <w:t>лення</w:t>
      </w:r>
      <w:r w:rsidRPr="00F30F13">
        <w:rPr>
          <w:sz w:val="22"/>
          <w:szCs w:val="22"/>
          <w:lang w:val="uk-UA"/>
        </w:rPr>
        <w:t xml:space="preserve"> свідоцтв</w:t>
      </w:r>
      <w:r w:rsidR="00AE4FA1" w:rsidRPr="00F30F13">
        <w:rPr>
          <w:sz w:val="22"/>
          <w:szCs w:val="22"/>
          <w:lang w:val="uk-UA"/>
        </w:rPr>
        <w:t>а</w:t>
      </w:r>
      <w:r w:rsidRPr="00F30F13">
        <w:rPr>
          <w:sz w:val="22"/>
          <w:szCs w:val="22"/>
          <w:lang w:val="uk-UA"/>
        </w:rPr>
        <w:t xml:space="preserve"> про реєстрацію Транспортного засобу, право власності на який набувається </w:t>
      </w:r>
      <w:r w:rsidR="00AE4FA1" w:rsidRPr="00F30F13">
        <w:rPr>
          <w:sz w:val="22"/>
          <w:szCs w:val="22"/>
          <w:lang w:val="uk-UA"/>
        </w:rPr>
        <w:t xml:space="preserve">Заставодавцем </w:t>
      </w:r>
      <w:r w:rsidRPr="00F30F13">
        <w:rPr>
          <w:sz w:val="22"/>
          <w:szCs w:val="22"/>
          <w:lang w:val="uk-UA"/>
        </w:rPr>
        <w:t xml:space="preserve">на підставі Договору купівлі-продажу Транспортного засобу та </w:t>
      </w:r>
      <w:r w:rsidRPr="00F30F13">
        <w:rPr>
          <w:rStyle w:val="1ff6"/>
          <w:rFonts w:ascii="Times New Roman" w:hAnsi="Times New Roman" w:cs="Times New Roman"/>
          <w:sz w:val="22"/>
          <w:szCs w:val="22"/>
        </w:rPr>
        <w:t xml:space="preserve">пред’явити його оригінал Банку,  </w:t>
      </w:r>
    </w:p>
    <w:p w:rsidR="00C35494" w:rsidRPr="00F30F13" w:rsidRDefault="00C35494" w:rsidP="00011A26">
      <w:pPr>
        <w:tabs>
          <w:tab w:val="left" w:pos="567"/>
          <w:tab w:val="left" w:pos="1134"/>
        </w:tabs>
        <w:ind w:left="1134" w:hanging="283"/>
        <w:jc w:val="both"/>
        <w:rPr>
          <w:iCs/>
          <w:sz w:val="22"/>
          <w:szCs w:val="22"/>
          <w:lang w:val="uk-UA"/>
        </w:rPr>
      </w:pPr>
      <w:r w:rsidRPr="00F30F13">
        <w:rPr>
          <w:rStyle w:val="1ff6"/>
          <w:rFonts w:ascii="Times New Roman" w:hAnsi="Times New Roman" w:cs="Times New Roman"/>
          <w:b/>
          <w:sz w:val="22"/>
          <w:szCs w:val="22"/>
        </w:rPr>
        <w:t>2)</w:t>
      </w:r>
      <w:r w:rsidRPr="00F30F13">
        <w:rPr>
          <w:rStyle w:val="1ff6"/>
          <w:rFonts w:ascii="Times New Roman" w:hAnsi="Times New Roman" w:cs="Times New Roman"/>
          <w:sz w:val="22"/>
          <w:szCs w:val="22"/>
        </w:rPr>
        <w:t xml:space="preserve"> </w:t>
      </w:r>
      <w:r w:rsidRPr="00F30F13">
        <w:rPr>
          <w:rStyle w:val="1ff6"/>
          <w:rFonts w:ascii="Times New Roman" w:hAnsi="Times New Roman" w:cs="Times New Roman"/>
          <w:sz w:val="22"/>
          <w:szCs w:val="22"/>
        </w:rPr>
        <w:tab/>
        <w:t>у разі наявності</w:t>
      </w:r>
      <w:r w:rsidRPr="00F30F13">
        <w:rPr>
          <w:sz w:val="22"/>
          <w:szCs w:val="22"/>
          <w:lang w:val="uk-UA"/>
        </w:rPr>
        <w:t xml:space="preserve"> </w:t>
      </w:r>
      <w:r w:rsidRPr="00F30F13">
        <w:rPr>
          <w:rStyle w:val="1ff6"/>
          <w:rFonts w:ascii="Times New Roman" w:hAnsi="Times New Roman" w:cs="Times New Roman"/>
          <w:sz w:val="22"/>
          <w:szCs w:val="22"/>
        </w:rPr>
        <w:t>розбіжностей між ідентифікаційними даними Транспортного засобу, що зазначені у договорі купівлі-продажу Транспортного засобу з</w:t>
      </w:r>
      <w:r w:rsidRPr="00F30F13">
        <w:rPr>
          <w:sz w:val="22"/>
          <w:szCs w:val="22"/>
          <w:lang w:val="uk-UA"/>
        </w:rPr>
        <w:t xml:space="preserve"> </w:t>
      </w:r>
      <w:r w:rsidRPr="00F30F13">
        <w:rPr>
          <w:rStyle w:val="1ff6"/>
          <w:rFonts w:ascii="Times New Roman" w:hAnsi="Times New Roman" w:cs="Times New Roman"/>
          <w:sz w:val="22"/>
          <w:szCs w:val="22"/>
        </w:rPr>
        <w:t xml:space="preserve">ідентифікаційними даними, що зазначені у свідоцтві про реєстрацію Транспортного засобу, Позичальник зобов’язаний </w:t>
      </w:r>
      <w:r w:rsidR="00AE4FA1" w:rsidRPr="00F30F13">
        <w:rPr>
          <w:rStyle w:val="1ff6"/>
          <w:rFonts w:ascii="Times New Roman" w:hAnsi="Times New Roman" w:cs="Times New Roman"/>
          <w:sz w:val="22"/>
          <w:szCs w:val="22"/>
        </w:rPr>
        <w:t xml:space="preserve">укласти </w:t>
      </w:r>
      <w:r w:rsidR="00666C00" w:rsidRPr="00F30F13">
        <w:rPr>
          <w:rStyle w:val="1ff6"/>
          <w:rFonts w:ascii="Times New Roman" w:hAnsi="Times New Roman" w:cs="Times New Roman"/>
          <w:sz w:val="22"/>
          <w:szCs w:val="22"/>
        </w:rPr>
        <w:t xml:space="preserve">договір </w:t>
      </w:r>
      <w:r w:rsidR="00AE4FA1" w:rsidRPr="00F30F13">
        <w:rPr>
          <w:rStyle w:val="1ff6"/>
          <w:rFonts w:ascii="Times New Roman" w:hAnsi="Times New Roman" w:cs="Times New Roman"/>
          <w:sz w:val="22"/>
          <w:szCs w:val="22"/>
        </w:rPr>
        <w:t>(якщо Заставодавцем за цим договором є Позичальник) або забезпечити укладення Заставодавцем</w:t>
      </w:r>
      <w:r w:rsidR="00666C00" w:rsidRPr="00F30F13">
        <w:rPr>
          <w:rStyle w:val="1ff6"/>
          <w:rFonts w:ascii="Times New Roman" w:hAnsi="Times New Roman" w:cs="Times New Roman"/>
          <w:sz w:val="22"/>
          <w:szCs w:val="22"/>
        </w:rPr>
        <w:t xml:space="preserve"> договору</w:t>
      </w:r>
      <w:r w:rsidR="00AE4FA1" w:rsidRPr="00F30F13">
        <w:rPr>
          <w:rStyle w:val="1ff6"/>
          <w:rFonts w:ascii="Times New Roman" w:hAnsi="Times New Roman" w:cs="Times New Roman"/>
          <w:sz w:val="22"/>
          <w:szCs w:val="22"/>
        </w:rPr>
        <w:t xml:space="preserve"> (якщо Заставодавцем за цим Договором є особа, відмінна від Позичальника)</w:t>
      </w:r>
      <w:r w:rsidRPr="00F30F13">
        <w:rPr>
          <w:rStyle w:val="1ff6"/>
          <w:rFonts w:ascii="Times New Roman" w:hAnsi="Times New Roman" w:cs="Times New Roman"/>
          <w:sz w:val="22"/>
          <w:szCs w:val="22"/>
        </w:rPr>
        <w:t xml:space="preserve"> про внесення змін та доповнень до Договору</w:t>
      </w:r>
      <w:r w:rsidRPr="00F30F13">
        <w:rPr>
          <w:sz w:val="22"/>
          <w:szCs w:val="22"/>
          <w:lang w:val="uk-UA"/>
        </w:rPr>
        <w:t xml:space="preserve"> застави рухомого майна </w:t>
      </w:r>
      <w:r w:rsidRPr="00F30F13">
        <w:rPr>
          <w:iCs/>
          <w:sz w:val="22"/>
          <w:szCs w:val="22"/>
          <w:lang w:val="uk-UA"/>
        </w:rPr>
        <w:t>з внесенням відповідних записів до Державного реєстру обтяж</w:t>
      </w:r>
      <w:r w:rsidR="00D60A63" w:rsidRPr="00F30F13">
        <w:rPr>
          <w:iCs/>
          <w:sz w:val="22"/>
          <w:szCs w:val="22"/>
          <w:lang w:val="uk-UA"/>
        </w:rPr>
        <w:t>ень рухомого майна</w:t>
      </w:r>
      <w:r w:rsidR="00E34AD6" w:rsidRPr="00F30F13">
        <w:rPr>
          <w:iCs/>
          <w:sz w:val="22"/>
          <w:szCs w:val="22"/>
          <w:lang w:val="uk-UA"/>
        </w:rPr>
        <w:t>.</w:t>
      </w:r>
    </w:p>
    <w:p w:rsidR="00777F4A" w:rsidRPr="00F30F13" w:rsidRDefault="00777F4A" w:rsidP="00B0735C">
      <w:pPr>
        <w:tabs>
          <w:tab w:val="left" w:pos="567"/>
          <w:tab w:val="left" w:pos="1134"/>
        </w:tabs>
        <w:jc w:val="both"/>
        <w:rPr>
          <w:iCs/>
          <w:sz w:val="22"/>
          <w:szCs w:val="22"/>
          <w:lang w:val="uk-UA"/>
        </w:rPr>
      </w:pPr>
    </w:p>
    <w:p w:rsidR="0056067C" w:rsidRPr="00F30F13" w:rsidRDefault="00B26733" w:rsidP="00B352D2">
      <w:pPr>
        <w:tabs>
          <w:tab w:val="left" w:pos="851"/>
          <w:tab w:val="left" w:pos="1134"/>
        </w:tabs>
        <w:jc w:val="both"/>
        <w:rPr>
          <w:rFonts w:eastAsia="Calibri"/>
          <w:iCs/>
          <w:sz w:val="22"/>
          <w:szCs w:val="22"/>
          <w:lang w:val="uk-UA" w:eastAsia="en-US"/>
        </w:rPr>
      </w:pPr>
      <w:r w:rsidRPr="00F30F13">
        <w:rPr>
          <w:b/>
          <w:iCs/>
          <w:sz w:val="22"/>
          <w:szCs w:val="22"/>
          <w:lang w:val="uk-UA"/>
        </w:rPr>
        <w:t>4.3</w:t>
      </w:r>
      <w:r w:rsidR="00240659" w:rsidRPr="00F30F13">
        <w:rPr>
          <w:b/>
          <w:iCs/>
          <w:sz w:val="22"/>
          <w:szCs w:val="22"/>
          <w:lang w:val="uk-UA"/>
        </w:rPr>
        <w:t>.1</w:t>
      </w:r>
      <w:r w:rsidR="00810DCB">
        <w:rPr>
          <w:b/>
          <w:iCs/>
          <w:sz w:val="22"/>
          <w:szCs w:val="22"/>
          <w:lang w:val="uk-UA"/>
        </w:rPr>
        <w:t>8</w:t>
      </w:r>
      <w:r w:rsidR="00240659" w:rsidRPr="00F30F13">
        <w:rPr>
          <w:b/>
          <w:iCs/>
          <w:sz w:val="22"/>
          <w:szCs w:val="22"/>
          <w:lang w:val="uk-UA"/>
        </w:rPr>
        <w:t>.</w:t>
      </w:r>
      <w:r w:rsidR="00240659" w:rsidRPr="00F30F13">
        <w:rPr>
          <w:iCs/>
          <w:sz w:val="22"/>
          <w:szCs w:val="22"/>
          <w:lang w:val="uk-UA"/>
        </w:rPr>
        <w:t xml:space="preserve"> Якщо відповідно до п. 3.1.1 цього Договору Умовою надання Кредиту є оформлення Позичальником в Банку банківської платіжної картки, не </w:t>
      </w:r>
      <w:r w:rsidR="0056067C" w:rsidRPr="00F30F13">
        <w:rPr>
          <w:iCs/>
          <w:sz w:val="22"/>
          <w:szCs w:val="22"/>
          <w:lang w:val="uk-UA"/>
        </w:rPr>
        <w:t>пізніше дати видачі Кредиту шляхом приєднання до Договору комплексного банківського обслуговування відкрити в Банку поточний рахунок з видачею банківської платіжної карти класу (</w:t>
      </w:r>
      <w:r w:rsidR="0056067C" w:rsidRPr="00F30F13">
        <w:rPr>
          <w:rFonts w:eastAsia="Calibri"/>
          <w:b/>
          <w:i/>
          <w:iCs/>
          <w:color w:val="FF0000"/>
          <w:sz w:val="22"/>
          <w:szCs w:val="22"/>
          <w:lang w:val="uk-UA" w:eastAsia="en-US"/>
        </w:rPr>
        <w:t>вказати клас банківської платіжної картки відповідно до вимог</w:t>
      </w:r>
      <w:r w:rsidR="0056067C" w:rsidRPr="00F30F13">
        <w:rPr>
          <w:rFonts w:eastAsia="Calibri"/>
          <w:iCs/>
          <w:sz w:val="22"/>
          <w:szCs w:val="22"/>
          <w:lang w:val="uk-UA" w:eastAsia="en-US"/>
        </w:rPr>
        <w:t xml:space="preserve"> </w:t>
      </w:r>
      <w:r w:rsidR="0056067C" w:rsidRPr="00F30F13">
        <w:rPr>
          <w:rFonts w:eastAsia="Calibri"/>
          <w:b/>
          <w:i/>
          <w:iCs/>
          <w:color w:val="FF0000"/>
          <w:sz w:val="22"/>
          <w:szCs w:val="22"/>
          <w:lang w:val="uk-UA" w:eastAsia="en-US"/>
        </w:rPr>
        <w:t xml:space="preserve">Окремих умов кредитування «VIP Авто» </w:t>
      </w:r>
      <w:r w:rsidR="0056067C" w:rsidRPr="00F30F13">
        <w:rPr>
          <w:b/>
          <w:i/>
          <w:iCs/>
          <w:color w:val="FF0000"/>
          <w:sz w:val="22"/>
          <w:szCs w:val="22"/>
          <w:lang w:val="uk-UA"/>
        </w:rPr>
        <w:t>та Окремих умов кредитування «Партнерська регіональна програма»</w:t>
      </w:r>
      <w:r w:rsidR="0056067C" w:rsidRPr="00F30F13">
        <w:rPr>
          <w:rFonts w:eastAsia="Calibri"/>
          <w:b/>
          <w:iCs/>
          <w:color w:val="FF0000"/>
          <w:sz w:val="22"/>
          <w:szCs w:val="22"/>
          <w:lang w:val="uk-UA" w:eastAsia="en-US"/>
        </w:rPr>
        <w:t>)</w:t>
      </w:r>
      <w:r w:rsidR="0056067C" w:rsidRPr="00F30F13">
        <w:rPr>
          <w:rFonts w:eastAsia="Calibri"/>
          <w:iCs/>
          <w:color w:val="FF0000"/>
          <w:sz w:val="22"/>
          <w:szCs w:val="22"/>
          <w:lang w:val="uk-UA" w:eastAsia="en-US"/>
        </w:rPr>
        <w:t>___</w:t>
      </w:r>
      <w:r w:rsidR="0056067C" w:rsidRPr="00F30F13">
        <w:rPr>
          <w:iCs/>
          <w:sz w:val="22"/>
          <w:szCs w:val="22"/>
          <w:lang w:val="uk-UA"/>
        </w:rPr>
        <w:t xml:space="preserve"> за тарифним пакетом ____ (</w:t>
      </w:r>
      <w:r w:rsidR="0056067C" w:rsidRPr="00F30F13">
        <w:rPr>
          <w:rFonts w:eastAsia="Calibri"/>
          <w:b/>
          <w:i/>
          <w:iCs/>
          <w:color w:val="FF0000"/>
          <w:sz w:val="22"/>
          <w:szCs w:val="22"/>
          <w:lang w:val="uk-UA" w:eastAsia="en-US"/>
        </w:rPr>
        <w:t>вказати назву тарифного пакету відповідно до вимог</w:t>
      </w:r>
      <w:r w:rsidR="0056067C" w:rsidRPr="00F30F13">
        <w:rPr>
          <w:rFonts w:eastAsia="Calibri"/>
          <w:iCs/>
          <w:sz w:val="22"/>
          <w:szCs w:val="22"/>
          <w:lang w:val="uk-UA" w:eastAsia="en-US"/>
        </w:rPr>
        <w:t xml:space="preserve"> </w:t>
      </w:r>
      <w:r w:rsidR="0056067C" w:rsidRPr="00F30F13">
        <w:rPr>
          <w:rFonts w:eastAsia="Calibri"/>
          <w:b/>
          <w:i/>
          <w:iCs/>
          <w:color w:val="FF0000"/>
          <w:sz w:val="22"/>
          <w:szCs w:val="22"/>
          <w:lang w:val="uk-UA" w:eastAsia="en-US"/>
        </w:rPr>
        <w:t xml:space="preserve">Окремих умов кредитування «VIP Авто» </w:t>
      </w:r>
      <w:r w:rsidR="0056067C" w:rsidRPr="00F30F13">
        <w:rPr>
          <w:b/>
          <w:i/>
          <w:iCs/>
          <w:color w:val="FF0000"/>
          <w:sz w:val="22"/>
          <w:szCs w:val="22"/>
          <w:lang w:val="uk-UA"/>
        </w:rPr>
        <w:t>та Окремих умов кредитування «Партнерська регіональна програма»</w:t>
      </w:r>
      <w:r w:rsidR="0056067C" w:rsidRPr="00F30F13">
        <w:rPr>
          <w:rFonts w:eastAsia="Calibri"/>
          <w:b/>
          <w:iCs/>
          <w:color w:val="FF0000"/>
          <w:sz w:val="22"/>
          <w:szCs w:val="22"/>
          <w:lang w:val="uk-UA" w:eastAsia="en-US"/>
        </w:rPr>
        <w:t>)</w:t>
      </w:r>
      <w:r w:rsidR="0056067C" w:rsidRPr="00F30F13">
        <w:rPr>
          <w:rFonts w:eastAsia="Calibri"/>
          <w:iCs/>
          <w:color w:val="FF0000"/>
          <w:sz w:val="22"/>
          <w:szCs w:val="22"/>
          <w:lang w:val="uk-UA" w:eastAsia="en-US"/>
        </w:rPr>
        <w:t>___</w:t>
      </w:r>
      <w:r w:rsidR="0056067C" w:rsidRPr="00F30F13">
        <w:rPr>
          <w:rFonts w:eastAsia="Calibri"/>
          <w:iCs/>
          <w:sz w:val="22"/>
          <w:szCs w:val="22"/>
          <w:lang w:val="uk-UA" w:eastAsia="en-US"/>
        </w:rPr>
        <w:t xml:space="preserve"> та кожен рік строку дії цього Договору </w:t>
      </w:r>
      <w:r w:rsidR="0056067C" w:rsidRPr="00F30F13">
        <w:rPr>
          <w:iCs/>
          <w:sz w:val="22"/>
          <w:szCs w:val="22"/>
          <w:lang w:val="uk-UA"/>
        </w:rPr>
        <w:t>оформлювати банківську платіжну картку зазначеного в цьому пункті класу та в межах зазначеного тарифного пакету</w:t>
      </w:r>
      <w:r w:rsidR="0056067C" w:rsidRPr="00F30F13">
        <w:rPr>
          <w:rFonts w:eastAsia="Calibri"/>
          <w:iCs/>
          <w:sz w:val="22"/>
          <w:szCs w:val="22"/>
          <w:lang w:val="uk-UA" w:eastAsia="en-US"/>
        </w:rPr>
        <w:t xml:space="preserve"> до моменту повного погашення Кредиту.</w:t>
      </w:r>
    </w:p>
    <w:p w:rsidR="00535282" w:rsidRPr="00F30F13" w:rsidRDefault="00535282" w:rsidP="00B352D2">
      <w:pPr>
        <w:jc w:val="both"/>
        <w:rPr>
          <w:rFonts w:eastAsia="Calibri"/>
          <w:iCs/>
          <w:sz w:val="22"/>
          <w:szCs w:val="22"/>
          <w:lang w:val="uk-UA" w:eastAsia="en-US"/>
        </w:rPr>
      </w:pPr>
      <w:r w:rsidRPr="00F30F13">
        <w:rPr>
          <w:b/>
          <w:sz w:val="22"/>
          <w:szCs w:val="22"/>
          <w:lang w:val="uk-UA"/>
        </w:rPr>
        <w:t>4.3</w:t>
      </w:r>
      <w:r w:rsidR="00240659" w:rsidRPr="00F30F13">
        <w:rPr>
          <w:b/>
          <w:sz w:val="22"/>
          <w:szCs w:val="22"/>
          <w:lang w:val="uk-UA"/>
        </w:rPr>
        <w:t>.1</w:t>
      </w:r>
      <w:r w:rsidR="00810DCB">
        <w:rPr>
          <w:b/>
          <w:sz w:val="22"/>
          <w:szCs w:val="22"/>
          <w:lang w:val="uk-UA"/>
        </w:rPr>
        <w:t>9</w:t>
      </w:r>
      <w:r w:rsidR="009F7F91" w:rsidRPr="00F30F13">
        <w:rPr>
          <w:b/>
          <w:sz w:val="22"/>
          <w:szCs w:val="22"/>
          <w:lang w:val="uk-UA"/>
        </w:rPr>
        <w:t xml:space="preserve">. У разі наявності у Позичальника укладеного шлюбного договору, </w:t>
      </w:r>
      <w:r w:rsidR="009F7F91" w:rsidRPr="00F30F13">
        <w:rPr>
          <w:sz w:val="22"/>
          <w:szCs w:val="22"/>
          <w:lang w:val="uk-UA"/>
        </w:rPr>
        <w:t>п</w:t>
      </w:r>
      <w:r w:rsidRPr="00F30F13">
        <w:rPr>
          <w:sz w:val="22"/>
          <w:szCs w:val="22"/>
          <w:lang w:val="uk-UA"/>
        </w:rPr>
        <w:t>исьмово інформувати Банк про зміну або розірвання шлюбного договору протягом 5 (п’ять) робочих днів з дати внесення до нього змін/розірвання та надати Банку договори про внесення змін/розірвання шлюбного договору на підтвердження вчинення вказаних дій</w:t>
      </w:r>
      <w:r w:rsidRPr="00F30F13">
        <w:rPr>
          <w:color w:val="538135"/>
          <w:sz w:val="22"/>
          <w:szCs w:val="22"/>
          <w:lang w:val="uk-UA"/>
        </w:rPr>
        <w:t>.</w:t>
      </w:r>
    </w:p>
    <w:p w:rsidR="00005CBE" w:rsidRPr="00F30F13" w:rsidRDefault="005D392A" w:rsidP="00011A26">
      <w:pPr>
        <w:tabs>
          <w:tab w:val="left" w:pos="567"/>
          <w:tab w:val="left" w:pos="1134"/>
        </w:tabs>
        <w:jc w:val="both"/>
        <w:rPr>
          <w:sz w:val="22"/>
          <w:szCs w:val="22"/>
          <w:lang w:val="uk-UA"/>
        </w:rPr>
      </w:pPr>
      <w:r w:rsidRPr="00F30F13">
        <w:rPr>
          <w:b/>
          <w:sz w:val="22"/>
          <w:szCs w:val="22"/>
          <w:lang w:val="uk-UA"/>
        </w:rPr>
        <w:t>4.3.</w:t>
      </w:r>
      <w:r w:rsidR="00810DCB">
        <w:rPr>
          <w:b/>
          <w:sz w:val="22"/>
          <w:szCs w:val="22"/>
          <w:lang w:val="uk-UA"/>
        </w:rPr>
        <w:t>20</w:t>
      </w:r>
      <w:r w:rsidRPr="00F30F13">
        <w:rPr>
          <w:b/>
          <w:sz w:val="22"/>
          <w:szCs w:val="22"/>
          <w:lang w:val="uk-UA"/>
        </w:rPr>
        <w:t>.</w:t>
      </w:r>
      <w:r w:rsidRPr="00F30F13">
        <w:rPr>
          <w:sz w:val="22"/>
          <w:szCs w:val="22"/>
          <w:lang w:val="uk-UA"/>
        </w:rPr>
        <w:t xml:space="preserve"> У разі вилучення Транспортного засобу у Заставодавця на підставі норм </w:t>
      </w:r>
      <w:hyperlink r:id="rId10" w:history="1">
        <w:r w:rsidRPr="00F30F13">
          <w:rPr>
            <w:sz w:val="22"/>
            <w:szCs w:val="22"/>
            <w:lang w:val="uk-UA"/>
          </w:rPr>
          <w:t>Закон</w:t>
        </w:r>
      </w:hyperlink>
      <w:r w:rsidRPr="00F30F13">
        <w:rPr>
          <w:sz w:val="22"/>
          <w:szCs w:val="22"/>
          <w:lang w:val="uk-UA"/>
        </w:rPr>
        <w:t>у України «Про передачу, примусове відчуження або вилучення майна в умовах правового режиму воєнного чи надзвичайного стану», Позичальник зобов’язаний</w:t>
      </w:r>
      <w:r w:rsidR="00005CBE" w:rsidRPr="00F30F13">
        <w:rPr>
          <w:sz w:val="22"/>
          <w:szCs w:val="22"/>
          <w:lang w:val="uk-UA"/>
        </w:rPr>
        <w:t>:</w:t>
      </w:r>
    </w:p>
    <w:p w:rsidR="00005CBE" w:rsidRPr="00F30F13" w:rsidRDefault="00005CBE" w:rsidP="00011A26">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.1.</w:t>
      </w:r>
      <w:r w:rsidR="005D392A" w:rsidRPr="00F30F13">
        <w:rPr>
          <w:sz w:val="22"/>
          <w:szCs w:val="22"/>
          <w:lang w:val="uk-UA"/>
        </w:rPr>
        <w:t xml:space="preserve"> не</w:t>
      </w:r>
      <w:r w:rsidR="00594E7D" w:rsidRPr="00F30F13">
        <w:rPr>
          <w:sz w:val="22"/>
          <w:szCs w:val="22"/>
          <w:lang w:val="uk-UA"/>
        </w:rPr>
        <w:t>відкладно</w:t>
      </w:r>
      <w:r w:rsidR="005D392A" w:rsidRPr="00F30F13">
        <w:rPr>
          <w:sz w:val="22"/>
          <w:szCs w:val="22"/>
          <w:lang w:val="uk-UA"/>
        </w:rPr>
        <w:t xml:space="preserve"> (або, в разі неможливості з об’єктивних причин у вказаний термін, – за першої можливості) повідомити про це Банк та </w:t>
      </w:r>
      <w:r w:rsidRPr="00F30F13">
        <w:rPr>
          <w:sz w:val="22"/>
          <w:szCs w:val="22"/>
          <w:lang w:val="uk-UA"/>
        </w:rPr>
        <w:t>надати</w:t>
      </w:r>
      <w:r w:rsidR="005D392A" w:rsidRPr="00F30F13">
        <w:rPr>
          <w:sz w:val="22"/>
          <w:szCs w:val="22"/>
          <w:lang w:val="uk-UA"/>
        </w:rPr>
        <w:t xml:space="preserve"> </w:t>
      </w:r>
      <w:r w:rsidRPr="00F30F13">
        <w:rPr>
          <w:sz w:val="22"/>
          <w:szCs w:val="22"/>
          <w:lang w:val="uk-UA"/>
        </w:rPr>
        <w:t xml:space="preserve">Банку </w:t>
      </w:r>
      <w:r w:rsidR="005D392A" w:rsidRPr="00F30F13">
        <w:rPr>
          <w:sz w:val="22"/>
          <w:szCs w:val="22"/>
          <w:lang w:val="uk-UA"/>
        </w:rPr>
        <w:t>копі</w:t>
      </w:r>
      <w:r w:rsidRPr="00F30F13">
        <w:rPr>
          <w:sz w:val="22"/>
          <w:szCs w:val="22"/>
          <w:lang w:val="uk-UA"/>
        </w:rPr>
        <w:t>ї</w:t>
      </w:r>
      <w:r w:rsidR="005D392A" w:rsidRPr="00F30F13">
        <w:rPr>
          <w:sz w:val="22"/>
          <w:szCs w:val="22"/>
          <w:lang w:val="uk-UA"/>
        </w:rPr>
        <w:t xml:space="preserve"> документів</w:t>
      </w:r>
      <w:r w:rsidRPr="00F30F13">
        <w:rPr>
          <w:sz w:val="22"/>
          <w:szCs w:val="22"/>
          <w:lang w:val="uk-UA"/>
        </w:rPr>
        <w:t xml:space="preserve"> (за можливості – завірені належним чином) на підставі яких Транспортний засіб  вилучено, а саме: </w:t>
      </w:r>
    </w:p>
    <w:p w:rsidR="00005CBE" w:rsidRPr="00F30F13" w:rsidRDefault="00005CBE" w:rsidP="00005CBE">
      <w:pPr>
        <w:tabs>
          <w:tab w:val="left" w:pos="567"/>
          <w:tab w:val="left" w:pos="1134"/>
        </w:tabs>
        <w:ind w:firstLine="284"/>
        <w:jc w:val="both"/>
        <w:rPr>
          <w:sz w:val="22"/>
          <w:szCs w:val="22"/>
          <w:lang w:val="uk-UA"/>
        </w:rPr>
      </w:pPr>
      <w:r w:rsidRPr="00F30F13">
        <w:rPr>
          <w:sz w:val="22"/>
          <w:szCs w:val="22"/>
          <w:lang w:val="uk-UA"/>
        </w:rPr>
        <w:t xml:space="preserve">- </w:t>
      </w:r>
      <w:r w:rsidR="005D392A" w:rsidRPr="00F30F13">
        <w:rPr>
          <w:sz w:val="22"/>
          <w:szCs w:val="22"/>
          <w:lang w:val="uk-UA"/>
        </w:rPr>
        <w:t>рішення військового командування</w:t>
      </w:r>
      <w:r w:rsidR="0048785A" w:rsidRPr="00F30F13">
        <w:rPr>
          <w:sz w:val="22"/>
          <w:szCs w:val="22"/>
          <w:lang w:val="uk-UA"/>
        </w:rPr>
        <w:t>, погодженого відповідно з Радою Міністрів Автономної Республіки Крим, обласною, районною, Київською чи Севастопольською міською державною адміністрацією або виконавчим органом відповідної місцевої ради</w:t>
      </w:r>
      <w:r w:rsidR="005D392A" w:rsidRPr="00F30F13">
        <w:rPr>
          <w:sz w:val="22"/>
          <w:szCs w:val="22"/>
          <w:lang w:val="uk-UA"/>
        </w:rPr>
        <w:t xml:space="preserve">, </w:t>
      </w:r>
    </w:p>
    <w:p w:rsidR="00005CBE" w:rsidRPr="00F30F13" w:rsidRDefault="00005CBE" w:rsidP="00FE7D30">
      <w:pPr>
        <w:tabs>
          <w:tab w:val="left" w:pos="567"/>
          <w:tab w:val="left" w:pos="1134"/>
        </w:tabs>
        <w:ind w:firstLine="284"/>
        <w:jc w:val="both"/>
        <w:rPr>
          <w:sz w:val="22"/>
          <w:szCs w:val="22"/>
          <w:lang w:val="uk-UA"/>
        </w:rPr>
      </w:pPr>
      <w:r w:rsidRPr="00F30F13">
        <w:rPr>
          <w:sz w:val="22"/>
          <w:szCs w:val="22"/>
          <w:lang w:val="uk-UA"/>
        </w:rPr>
        <w:t xml:space="preserve">- </w:t>
      </w:r>
      <w:r w:rsidR="005D392A" w:rsidRPr="00F30F13">
        <w:rPr>
          <w:sz w:val="22"/>
          <w:szCs w:val="22"/>
          <w:lang w:val="uk-UA"/>
        </w:rPr>
        <w:t xml:space="preserve">акт про примусове </w:t>
      </w:r>
      <w:r w:rsidR="0048785A" w:rsidRPr="00F30F13">
        <w:rPr>
          <w:sz w:val="22"/>
          <w:szCs w:val="22"/>
          <w:lang w:val="uk-UA"/>
        </w:rPr>
        <w:t xml:space="preserve">відчуження чи </w:t>
      </w:r>
      <w:r w:rsidR="005D392A" w:rsidRPr="00F30F13">
        <w:rPr>
          <w:sz w:val="22"/>
          <w:szCs w:val="22"/>
          <w:lang w:val="uk-UA"/>
        </w:rPr>
        <w:t>вилучення</w:t>
      </w:r>
      <w:r w:rsidR="0048785A" w:rsidRPr="00F30F13">
        <w:rPr>
          <w:sz w:val="22"/>
          <w:szCs w:val="22"/>
          <w:lang w:val="uk-UA"/>
        </w:rPr>
        <w:t xml:space="preserve"> майна (бланк акта виготовляється за єдиним зразком, затвердженим Кабінетом Міністрів України)</w:t>
      </w:r>
      <w:r w:rsidR="005D392A" w:rsidRPr="00F30F13">
        <w:rPr>
          <w:sz w:val="22"/>
          <w:szCs w:val="22"/>
          <w:lang w:val="uk-UA"/>
        </w:rPr>
        <w:t xml:space="preserve">, </w:t>
      </w:r>
    </w:p>
    <w:p w:rsidR="00005CBE" w:rsidRPr="00F30F13" w:rsidRDefault="00005CBE" w:rsidP="00FE7D30">
      <w:pPr>
        <w:tabs>
          <w:tab w:val="left" w:pos="567"/>
          <w:tab w:val="left" w:pos="1134"/>
        </w:tabs>
        <w:ind w:firstLine="284"/>
        <w:jc w:val="both"/>
        <w:rPr>
          <w:sz w:val="22"/>
          <w:szCs w:val="22"/>
          <w:lang w:val="uk-UA"/>
        </w:rPr>
      </w:pPr>
      <w:r w:rsidRPr="00F30F13">
        <w:rPr>
          <w:sz w:val="22"/>
          <w:szCs w:val="22"/>
          <w:lang w:val="uk-UA"/>
        </w:rPr>
        <w:t xml:space="preserve">- </w:t>
      </w:r>
      <w:r w:rsidR="005D392A" w:rsidRPr="00F30F13">
        <w:rPr>
          <w:sz w:val="22"/>
          <w:szCs w:val="22"/>
          <w:lang w:val="uk-UA"/>
        </w:rPr>
        <w:t>звіт про оцінку майна</w:t>
      </w:r>
      <w:r w:rsidR="0048785A" w:rsidRPr="00F30F13">
        <w:rPr>
          <w:sz w:val="22"/>
          <w:szCs w:val="22"/>
          <w:lang w:val="uk-UA"/>
        </w:rPr>
        <w:t xml:space="preserve"> (проводиться у порядку встановленому </w:t>
      </w:r>
      <w:r w:rsidR="007E2899" w:rsidRPr="00F30F13">
        <w:rPr>
          <w:sz w:val="22"/>
          <w:szCs w:val="22"/>
          <w:lang w:val="uk-UA"/>
        </w:rPr>
        <w:t xml:space="preserve">Законодавством </w:t>
      </w:r>
      <w:r w:rsidR="0048785A" w:rsidRPr="00F30F13">
        <w:rPr>
          <w:sz w:val="22"/>
          <w:szCs w:val="22"/>
          <w:lang w:val="uk-UA"/>
        </w:rPr>
        <w:t>про оцінку майна, майнових прав та професійну оціночну діяльність)</w:t>
      </w:r>
      <w:r w:rsidRPr="00F30F13">
        <w:rPr>
          <w:sz w:val="22"/>
          <w:szCs w:val="22"/>
          <w:lang w:val="uk-UA"/>
        </w:rPr>
        <w:t>.</w:t>
      </w:r>
    </w:p>
    <w:p w:rsidR="00594E7D" w:rsidRPr="00F30F13" w:rsidRDefault="00594E7D" w:rsidP="00594E7D">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.2.</w:t>
      </w:r>
      <w:r w:rsidRPr="00F30F13">
        <w:rPr>
          <w:sz w:val="22"/>
          <w:szCs w:val="22"/>
          <w:lang w:val="uk-UA"/>
        </w:rPr>
        <w:t xml:space="preserve"> </w:t>
      </w:r>
      <w:r w:rsidR="00B12F01" w:rsidRPr="00F30F13">
        <w:rPr>
          <w:sz w:val="22"/>
          <w:szCs w:val="22"/>
          <w:lang w:val="uk-UA"/>
        </w:rPr>
        <w:t>документи, зазначені у пп. 4.3.</w:t>
      </w:r>
      <w:r w:rsidR="00810DCB">
        <w:rPr>
          <w:sz w:val="22"/>
          <w:szCs w:val="22"/>
          <w:lang w:val="uk-UA"/>
        </w:rPr>
        <w:t>20</w:t>
      </w:r>
      <w:r w:rsidR="00B12F01" w:rsidRPr="00F30F13">
        <w:rPr>
          <w:sz w:val="22"/>
          <w:szCs w:val="22"/>
          <w:lang w:val="uk-UA"/>
        </w:rPr>
        <w:t xml:space="preserve">.1 надати Банку у будь-який доступний спосіб </w:t>
      </w:r>
      <w:r w:rsidR="00D32249" w:rsidRPr="00F30F13">
        <w:rPr>
          <w:sz w:val="22"/>
          <w:szCs w:val="22"/>
          <w:lang w:val="uk-UA"/>
        </w:rPr>
        <w:t>–</w:t>
      </w:r>
      <w:r w:rsidR="00B12F01" w:rsidRPr="00F30F13">
        <w:rPr>
          <w:sz w:val="22"/>
          <w:szCs w:val="22"/>
          <w:lang w:val="uk-UA"/>
        </w:rPr>
        <w:t xml:space="preserve"> шляхом</w:t>
      </w:r>
      <w:r w:rsidR="00D32249" w:rsidRPr="00F30F13">
        <w:rPr>
          <w:sz w:val="22"/>
          <w:szCs w:val="22"/>
          <w:lang w:val="uk-UA"/>
        </w:rPr>
        <w:t xml:space="preserve"> </w:t>
      </w:r>
      <w:r w:rsidR="0034029B" w:rsidRPr="00F30F13">
        <w:rPr>
          <w:sz w:val="22"/>
          <w:szCs w:val="22"/>
          <w:lang w:val="uk-UA"/>
        </w:rPr>
        <w:t>звернення</w:t>
      </w:r>
      <w:r w:rsidR="00D32249" w:rsidRPr="00F30F13">
        <w:rPr>
          <w:sz w:val="22"/>
          <w:szCs w:val="22"/>
          <w:lang w:val="uk-UA"/>
        </w:rPr>
        <w:t xml:space="preserve"> до найближчого ТВБВ/Філії Банку або направлення повідомлення на електронну адресу </w:t>
      </w:r>
      <w:hyperlink r:id="rId11" w:history="1">
        <w:r w:rsidR="00AB23E6" w:rsidRPr="00F30F13">
          <w:rPr>
            <w:rFonts w:eastAsia="Calibri"/>
            <w:sz w:val="22"/>
            <w:szCs w:val="22"/>
            <w:lang w:val="uk-UA" w:eastAsia="en-US"/>
          </w:rPr>
          <w:t>менеджера</w:t>
        </w:r>
      </w:hyperlink>
      <w:r w:rsidR="00AB23E6" w:rsidRPr="00F30F13">
        <w:rPr>
          <w:rFonts w:eastAsia="Calibri"/>
          <w:sz w:val="22"/>
          <w:szCs w:val="22"/>
          <w:lang w:val="uk-UA" w:eastAsia="en-US"/>
        </w:rPr>
        <w:t xml:space="preserve"> Банк (актуальна адреса електронної пошти надається менеджером за зверненням Позичальника</w:t>
      </w:r>
      <w:r w:rsidR="00AB23E6" w:rsidRPr="00F30F13">
        <w:rPr>
          <w:sz w:val="22"/>
          <w:szCs w:val="22"/>
          <w:lang w:val="uk-UA"/>
        </w:rPr>
        <w:t>)</w:t>
      </w:r>
      <w:r w:rsidR="003708D3" w:rsidRPr="00F30F13">
        <w:rPr>
          <w:sz w:val="22"/>
          <w:szCs w:val="22"/>
          <w:lang w:val="uk-UA"/>
        </w:rPr>
        <w:t>;</w:t>
      </w:r>
      <w:r w:rsidR="003708D3" w:rsidRPr="00F30F13" w:rsidDel="003708D3">
        <w:rPr>
          <w:rStyle w:val="aff0"/>
          <w:sz w:val="22"/>
          <w:szCs w:val="22"/>
          <w:lang w:val="uk-UA"/>
        </w:rPr>
        <w:t xml:space="preserve"> </w:t>
      </w:r>
    </w:p>
    <w:p w:rsidR="00A138E7" w:rsidRPr="00F30F13" w:rsidRDefault="00A55B42" w:rsidP="003811C7">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.3</w:t>
      </w:r>
      <w:r w:rsidR="00A138E7" w:rsidRPr="004D40C1">
        <w:rPr>
          <w:b/>
          <w:bCs/>
          <w:sz w:val="22"/>
          <w:szCs w:val="22"/>
          <w:lang w:val="uk-UA"/>
        </w:rPr>
        <w:t>.</w:t>
      </w:r>
      <w:r w:rsidR="00A138E7" w:rsidRPr="00F30F13">
        <w:rPr>
          <w:sz w:val="22"/>
          <w:szCs w:val="22"/>
          <w:lang w:val="uk-UA"/>
        </w:rPr>
        <w:t xml:space="preserve"> </w:t>
      </w:r>
      <w:r w:rsidR="00AB23E6" w:rsidRPr="00F30F13">
        <w:rPr>
          <w:sz w:val="22"/>
          <w:szCs w:val="22"/>
          <w:lang w:val="uk-UA"/>
        </w:rPr>
        <w:t xml:space="preserve">забезпечити перерахування грошових коштів, отриманих Заставодавцем в якості попередньо отриманої або наступної повної компенсації за примусово вилучений Транспортний засіб, у повному обсязі (або, якщо сума компенсації перевищує розмір Зобов’язання, в обсязі не меншому за розмір Зобов’язання) на </w:t>
      </w:r>
      <w:r w:rsidR="00AA385F" w:rsidRPr="00F30F13">
        <w:rPr>
          <w:sz w:val="22"/>
          <w:szCs w:val="22"/>
          <w:lang w:val="uk-UA"/>
        </w:rPr>
        <w:t>П</w:t>
      </w:r>
      <w:r w:rsidR="00AB23E6" w:rsidRPr="00F30F13">
        <w:rPr>
          <w:sz w:val="22"/>
          <w:szCs w:val="22"/>
          <w:lang w:val="uk-UA"/>
        </w:rPr>
        <w:t>оточний рахунок</w:t>
      </w:r>
      <w:r w:rsidR="00AA385F" w:rsidRPr="00F30F13">
        <w:rPr>
          <w:sz w:val="22"/>
          <w:szCs w:val="22"/>
          <w:lang w:val="uk-UA"/>
        </w:rPr>
        <w:t xml:space="preserve">, зокрема </w:t>
      </w:r>
      <w:r w:rsidR="00A138E7" w:rsidRPr="00F30F13">
        <w:rPr>
          <w:sz w:val="22"/>
          <w:szCs w:val="22"/>
          <w:lang w:val="uk-UA"/>
        </w:rPr>
        <w:t>при подачі заяви до територіального центру комплектування та соціальної підтримки для отримання наступної повної компенсації за майно</w:t>
      </w:r>
      <w:r w:rsidRPr="00F30F13">
        <w:rPr>
          <w:sz w:val="22"/>
          <w:szCs w:val="22"/>
          <w:lang w:val="uk-UA"/>
        </w:rPr>
        <w:t xml:space="preserve"> (Предмет застави)</w:t>
      </w:r>
      <w:r w:rsidR="00A138E7" w:rsidRPr="00F30F13">
        <w:rPr>
          <w:sz w:val="22"/>
          <w:szCs w:val="22"/>
          <w:lang w:val="uk-UA"/>
        </w:rPr>
        <w:t>, примусово відчужене в умовах правового режиму воєнного чи надзвичайного стану – зазначити у заяві Поточний рахунок;</w:t>
      </w:r>
    </w:p>
    <w:p w:rsidR="005D392A" w:rsidRPr="00F30F13" w:rsidRDefault="00123174" w:rsidP="00005CBE">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.4</w:t>
      </w:r>
      <w:r w:rsidR="002C77F2" w:rsidRPr="004D40C1">
        <w:rPr>
          <w:b/>
          <w:bCs/>
          <w:sz w:val="22"/>
          <w:szCs w:val="22"/>
          <w:lang w:val="uk-UA"/>
        </w:rPr>
        <w:t>.</w:t>
      </w:r>
      <w:r w:rsidR="005D392A" w:rsidRPr="00F30F13">
        <w:rPr>
          <w:sz w:val="22"/>
          <w:szCs w:val="22"/>
          <w:lang w:val="uk-UA"/>
        </w:rPr>
        <w:t xml:space="preserve"> після </w:t>
      </w:r>
      <w:r w:rsidR="0034029B" w:rsidRPr="00F30F13">
        <w:rPr>
          <w:sz w:val="22"/>
          <w:szCs w:val="22"/>
          <w:lang w:val="uk-UA"/>
        </w:rPr>
        <w:t>надходження</w:t>
      </w:r>
      <w:r w:rsidR="005D392A" w:rsidRPr="00F30F13">
        <w:rPr>
          <w:sz w:val="22"/>
          <w:szCs w:val="22"/>
          <w:lang w:val="uk-UA"/>
        </w:rPr>
        <w:t xml:space="preserve"> таких коштів на Поточний рахунок надати Банку заяву щодо дострокового повернення кредиту (повного </w:t>
      </w:r>
      <w:r w:rsidR="002364ED" w:rsidRPr="00F30F13">
        <w:rPr>
          <w:sz w:val="22"/>
          <w:szCs w:val="22"/>
          <w:lang w:val="uk-UA"/>
        </w:rPr>
        <w:t>або</w:t>
      </w:r>
      <w:r w:rsidR="005D392A" w:rsidRPr="00F30F13">
        <w:rPr>
          <w:sz w:val="22"/>
          <w:szCs w:val="22"/>
          <w:lang w:val="uk-UA"/>
        </w:rPr>
        <w:t xml:space="preserve"> часткового – </w:t>
      </w:r>
      <w:r w:rsidR="002364ED" w:rsidRPr="00F30F13">
        <w:rPr>
          <w:sz w:val="22"/>
          <w:szCs w:val="22"/>
          <w:lang w:val="uk-UA"/>
        </w:rPr>
        <w:t xml:space="preserve">залежно від </w:t>
      </w:r>
      <w:r w:rsidR="005D392A" w:rsidRPr="00F30F13">
        <w:rPr>
          <w:sz w:val="22"/>
          <w:szCs w:val="22"/>
          <w:lang w:val="uk-UA"/>
        </w:rPr>
        <w:t>суми компенсації) за рахунок отриманої компенсації з урахуванням вимог п. 3.</w:t>
      </w:r>
      <w:r w:rsidR="00F229ED" w:rsidRPr="00F30F13">
        <w:rPr>
          <w:sz w:val="22"/>
          <w:szCs w:val="22"/>
          <w:lang w:val="uk-UA"/>
        </w:rPr>
        <w:t>9</w:t>
      </w:r>
      <w:r w:rsidR="005D392A" w:rsidRPr="00F30F13">
        <w:rPr>
          <w:sz w:val="22"/>
          <w:szCs w:val="22"/>
          <w:lang w:val="uk-UA"/>
        </w:rPr>
        <w:t xml:space="preserve"> цього Договору.</w:t>
      </w:r>
      <w:r w:rsidR="00433A35" w:rsidRPr="00F30F13">
        <w:rPr>
          <w:sz w:val="22"/>
          <w:szCs w:val="22"/>
          <w:lang w:val="uk-UA"/>
        </w:rPr>
        <w:t xml:space="preserve"> У разі ненадання такої заяви Позичальником Банку та </w:t>
      </w:r>
      <w:r w:rsidR="0034029B" w:rsidRPr="00F30F13">
        <w:rPr>
          <w:sz w:val="22"/>
          <w:szCs w:val="22"/>
          <w:lang w:val="uk-UA"/>
        </w:rPr>
        <w:t>не врегулювання</w:t>
      </w:r>
      <w:r w:rsidR="00433A35" w:rsidRPr="00F30F13">
        <w:rPr>
          <w:sz w:val="22"/>
          <w:szCs w:val="22"/>
          <w:lang w:val="uk-UA"/>
        </w:rPr>
        <w:t xml:space="preserve"> з Банком питання щодо подальшого обслуговування Кредиту та за відсутності Предмета застави у Позичальника протягом одного місяця після закінчення або скасування воєнного стану, п</w:t>
      </w:r>
      <w:r w:rsidR="00A138E7" w:rsidRPr="00F30F13">
        <w:rPr>
          <w:sz w:val="22"/>
          <w:szCs w:val="22"/>
          <w:lang w:val="uk-UA"/>
        </w:rPr>
        <w:t>п</w:t>
      </w:r>
      <w:r w:rsidRPr="00F30F13">
        <w:rPr>
          <w:sz w:val="22"/>
          <w:szCs w:val="22"/>
          <w:lang w:val="uk-UA"/>
        </w:rPr>
        <w:t>. 4.3.</w:t>
      </w:r>
      <w:r w:rsidR="00810DCB">
        <w:rPr>
          <w:sz w:val="22"/>
          <w:szCs w:val="22"/>
          <w:lang w:val="uk-UA"/>
        </w:rPr>
        <w:t>20</w:t>
      </w:r>
      <w:r w:rsidRPr="00F30F13">
        <w:rPr>
          <w:sz w:val="22"/>
          <w:szCs w:val="22"/>
          <w:lang w:val="uk-UA"/>
        </w:rPr>
        <w:t>.4</w:t>
      </w:r>
      <w:r w:rsidR="00433A35" w:rsidRPr="00F30F13">
        <w:rPr>
          <w:sz w:val="22"/>
          <w:szCs w:val="22"/>
          <w:lang w:val="uk-UA"/>
        </w:rPr>
        <w:t>.</w:t>
      </w:r>
      <w:r w:rsidR="00A138E7" w:rsidRPr="00F30F13">
        <w:rPr>
          <w:sz w:val="22"/>
          <w:szCs w:val="22"/>
          <w:lang w:val="uk-UA"/>
        </w:rPr>
        <w:t xml:space="preserve"> цього Договору</w:t>
      </w:r>
      <w:r w:rsidR="00433A35" w:rsidRPr="00F30F13">
        <w:rPr>
          <w:sz w:val="22"/>
          <w:szCs w:val="22"/>
          <w:lang w:val="uk-UA"/>
        </w:rPr>
        <w:t xml:space="preserve"> вважається заявою на дострокове повернення Кредиту  та не потребує додаткового волевиявлення Позичальника.  </w:t>
      </w:r>
    </w:p>
    <w:p w:rsidR="0064426F" w:rsidRPr="00F30F13" w:rsidRDefault="0064426F" w:rsidP="001F2571">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w:t>
      </w:r>
      <w:r w:rsidR="00123174" w:rsidRPr="004D40C1">
        <w:rPr>
          <w:b/>
          <w:bCs/>
          <w:sz w:val="22"/>
          <w:szCs w:val="22"/>
          <w:lang w:val="uk-UA"/>
        </w:rPr>
        <w:t>5</w:t>
      </w:r>
      <w:r w:rsidRPr="004D40C1">
        <w:rPr>
          <w:b/>
          <w:bCs/>
          <w:sz w:val="22"/>
          <w:szCs w:val="22"/>
          <w:lang w:val="uk-UA"/>
        </w:rPr>
        <w:t>.</w:t>
      </w:r>
      <w:r w:rsidRPr="00F30F13">
        <w:rPr>
          <w:sz w:val="22"/>
          <w:szCs w:val="22"/>
          <w:lang w:val="uk-UA"/>
        </w:rPr>
        <w:t xml:space="preserve"> </w:t>
      </w:r>
      <w:r w:rsidR="00123174" w:rsidRPr="00F30F13">
        <w:rPr>
          <w:sz w:val="22"/>
          <w:szCs w:val="22"/>
          <w:lang w:val="uk-UA"/>
        </w:rPr>
        <w:t xml:space="preserve">у випадку волевиявлення </w:t>
      </w:r>
      <w:r w:rsidRPr="00F30F13">
        <w:rPr>
          <w:sz w:val="22"/>
          <w:szCs w:val="22"/>
          <w:lang w:val="uk-UA"/>
        </w:rPr>
        <w:t>повернення збереженого Транспортного засобу</w:t>
      </w:r>
      <w:r w:rsidR="00123174" w:rsidRPr="00F30F13">
        <w:rPr>
          <w:sz w:val="22"/>
          <w:szCs w:val="22"/>
          <w:lang w:val="uk-UA"/>
        </w:rPr>
        <w:t xml:space="preserve"> після його примусового вилучення, забезпечити </w:t>
      </w:r>
      <w:r w:rsidRPr="00F30F13">
        <w:rPr>
          <w:sz w:val="22"/>
          <w:szCs w:val="22"/>
          <w:lang w:val="uk-UA"/>
        </w:rPr>
        <w:t xml:space="preserve">залучення до судового розгляду Банк як </w:t>
      </w:r>
      <w:r w:rsidR="00123174" w:rsidRPr="00F30F13">
        <w:rPr>
          <w:sz w:val="22"/>
          <w:szCs w:val="22"/>
          <w:lang w:val="uk-UA"/>
        </w:rPr>
        <w:t>З</w:t>
      </w:r>
      <w:r w:rsidRPr="00F30F13">
        <w:rPr>
          <w:sz w:val="22"/>
          <w:szCs w:val="22"/>
          <w:lang w:val="uk-UA"/>
        </w:rPr>
        <w:t>аставодержателя - у разі якщо після скасування правового режиму воєнного стану Транспортний засіб, який було примусово відчужено, зберігся, а Заставодавець або уповноважена ним особа наполягає на поверненні майна в судовому порядку.</w:t>
      </w:r>
    </w:p>
    <w:p w:rsidR="00A55B42" w:rsidRDefault="00123174" w:rsidP="00A55B42">
      <w:pPr>
        <w:tabs>
          <w:tab w:val="left" w:pos="567"/>
          <w:tab w:val="left" w:pos="1134"/>
        </w:tabs>
        <w:jc w:val="both"/>
        <w:rPr>
          <w:sz w:val="22"/>
          <w:szCs w:val="22"/>
          <w:lang w:val="uk-UA"/>
        </w:rPr>
      </w:pPr>
      <w:r w:rsidRPr="004D40C1">
        <w:rPr>
          <w:b/>
          <w:bCs/>
          <w:sz w:val="22"/>
          <w:szCs w:val="22"/>
          <w:lang w:val="uk-UA"/>
        </w:rPr>
        <w:t>4.3.</w:t>
      </w:r>
      <w:r w:rsidR="00810DCB">
        <w:rPr>
          <w:b/>
          <w:bCs/>
          <w:sz w:val="22"/>
          <w:szCs w:val="22"/>
          <w:lang w:val="uk-UA"/>
        </w:rPr>
        <w:t>20</w:t>
      </w:r>
      <w:r w:rsidRPr="004D40C1">
        <w:rPr>
          <w:b/>
          <w:bCs/>
          <w:sz w:val="22"/>
          <w:szCs w:val="22"/>
          <w:lang w:val="uk-UA"/>
        </w:rPr>
        <w:t>.6</w:t>
      </w:r>
      <w:r w:rsidR="00A55B42" w:rsidRPr="004D40C1">
        <w:rPr>
          <w:b/>
          <w:bCs/>
          <w:sz w:val="22"/>
          <w:szCs w:val="22"/>
          <w:lang w:val="uk-UA"/>
        </w:rPr>
        <w:t>.</w:t>
      </w:r>
      <w:r w:rsidR="00A55B42" w:rsidRPr="00F30F13">
        <w:rPr>
          <w:sz w:val="22"/>
          <w:szCs w:val="22"/>
          <w:lang w:val="uk-UA"/>
        </w:rPr>
        <w:t xml:space="preserve"> повідомити Банк, шляхом визначеним у пп. 4.3.</w:t>
      </w:r>
      <w:r w:rsidR="00810DCB">
        <w:rPr>
          <w:sz w:val="22"/>
          <w:szCs w:val="22"/>
          <w:lang w:val="uk-UA"/>
        </w:rPr>
        <w:t>20</w:t>
      </w:r>
      <w:r w:rsidR="00A55B42" w:rsidRPr="00F30F13">
        <w:rPr>
          <w:sz w:val="22"/>
          <w:szCs w:val="22"/>
          <w:lang w:val="uk-UA"/>
        </w:rPr>
        <w:t xml:space="preserve">.2. цього Договору про ухвалене рішення суду, про повернення </w:t>
      </w:r>
      <w:r w:rsidR="003F62E2" w:rsidRPr="00F30F13">
        <w:rPr>
          <w:sz w:val="22"/>
          <w:szCs w:val="22"/>
          <w:lang w:val="uk-UA"/>
        </w:rPr>
        <w:t xml:space="preserve">Заставодавцю </w:t>
      </w:r>
      <w:r w:rsidR="00A55B42" w:rsidRPr="00F30F13">
        <w:rPr>
          <w:sz w:val="22"/>
          <w:szCs w:val="22"/>
          <w:lang w:val="uk-UA"/>
        </w:rPr>
        <w:t>вилученого Транспортного засобу</w:t>
      </w:r>
      <w:r w:rsidRPr="00F30F13">
        <w:rPr>
          <w:sz w:val="22"/>
          <w:szCs w:val="22"/>
          <w:lang w:val="uk-UA"/>
        </w:rPr>
        <w:t>.</w:t>
      </w:r>
    </w:p>
    <w:p w:rsidR="00DD7254" w:rsidRPr="00F30F13" w:rsidRDefault="00DD7254" w:rsidP="00A55B42">
      <w:pPr>
        <w:tabs>
          <w:tab w:val="left" w:pos="567"/>
          <w:tab w:val="left" w:pos="1134"/>
        </w:tabs>
        <w:jc w:val="both"/>
        <w:rPr>
          <w:sz w:val="22"/>
          <w:szCs w:val="22"/>
          <w:lang w:val="uk-UA"/>
        </w:rPr>
      </w:pPr>
    </w:p>
    <w:p w:rsidR="00B67A82" w:rsidRPr="00F30F13" w:rsidRDefault="00B67A82" w:rsidP="00011A26">
      <w:pPr>
        <w:tabs>
          <w:tab w:val="left" w:pos="567"/>
          <w:tab w:val="left" w:pos="1134"/>
        </w:tabs>
        <w:jc w:val="both"/>
        <w:rPr>
          <w:sz w:val="22"/>
          <w:szCs w:val="22"/>
          <w:lang w:val="uk-UA"/>
        </w:rPr>
      </w:pPr>
    </w:p>
    <w:p w:rsidR="00F17670" w:rsidRPr="00F30F13" w:rsidRDefault="00992026" w:rsidP="00011A26">
      <w:pPr>
        <w:tabs>
          <w:tab w:val="left" w:pos="567"/>
          <w:tab w:val="left" w:pos="1134"/>
        </w:tabs>
        <w:jc w:val="both"/>
        <w:rPr>
          <w:b/>
          <w:sz w:val="22"/>
          <w:szCs w:val="22"/>
          <w:lang w:val="uk-UA"/>
        </w:rPr>
      </w:pPr>
      <w:r w:rsidRPr="00F30F13">
        <w:rPr>
          <w:rStyle w:val="1ff6"/>
          <w:rFonts w:ascii="Times New Roman" w:hAnsi="Times New Roman" w:cs="Times New Roman"/>
          <w:b/>
          <w:sz w:val="22"/>
          <w:szCs w:val="22"/>
        </w:rPr>
        <w:t xml:space="preserve">4.4. </w:t>
      </w:r>
      <w:r w:rsidR="00F17670" w:rsidRPr="00F30F13">
        <w:rPr>
          <w:b/>
          <w:sz w:val="22"/>
          <w:szCs w:val="22"/>
          <w:lang w:val="uk-UA"/>
        </w:rPr>
        <w:t>Права Позичальника</w:t>
      </w:r>
    </w:p>
    <w:p w:rsidR="00F17670" w:rsidRPr="00F30F13" w:rsidRDefault="00F17670" w:rsidP="00011A26">
      <w:pPr>
        <w:pStyle w:val="af"/>
        <w:tabs>
          <w:tab w:val="left" w:pos="993"/>
        </w:tabs>
        <w:spacing w:after="0"/>
        <w:jc w:val="both"/>
        <w:rPr>
          <w:sz w:val="22"/>
          <w:szCs w:val="22"/>
          <w:lang w:val="uk-UA"/>
        </w:rPr>
      </w:pPr>
      <w:r w:rsidRPr="00F30F13">
        <w:rPr>
          <w:b/>
          <w:sz w:val="22"/>
          <w:szCs w:val="22"/>
          <w:lang w:val="uk-UA"/>
        </w:rPr>
        <w:t>4.4.1.</w:t>
      </w:r>
      <w:r w:rsidRPr="00F30F13">
        <w:rPr>
          <w:sz w:val="22"/>
          <w:szCs w:val="22"/>
          <w:lang w:val="uk-UA"/>
        </w:rPr>
        <w:t xml:space="preserve">В порядку, передбаченому цим Договором, одержувати від Банку інформацію про стан заборгованості за цим Договором. </w:t>
      </w:r>
    </w:p>
    <w:p w:rsidR="00F17670" w:rsidRPr="00F30F13" w:rsidRDefault="00F17670" w:rsidP="00011A26">
      <w:pPr>
        <w:pStyle w:val="af"/>
        <w:tabs>
          <w:tab w:val="left" w:pos="993"/>
        </w:tabs>
        <w:spacing w:after="0"/>
        <w:jc w:val="both"/>
        <w:rPr>
          <w:sz w:val="22"/>
          <w:szCs w:val="22"/>
          <w:lang w:val="uk-UA"/>
        </w:rPr>
      </w:pPr>
      <w:r w:rsidRPr="00F30F13">
        <w:rPr>
          <w:b/>
          <w:sz w:val="22"/>
          <w:szCs w:val="22"/>
          <w:lang w:val="uk-UA"/>
        </w:rPr>
        <w:t>4.4.2</w:t>
      </w:r>
      <w:r w:rsidRPr="00F30F13">
        <w:rPr>
          <w:sz w:val="22"/>
          <w:szCs w:val="22"/>
          <w:lang w:val="uk-UA"/>
        </w:rPr>
        <w:t>.Порушувати перед Банком питання про перенесення строку повернення Кредиту (його частини) у разі виникнення тимчасових фінансових або інших ускладнень з незалежних від нього (Позичальника) причин.</w:t>
      </w:r>
    </w:p>
    <w:p w:rsidR="00F17670" w:rsidRPr="00F30F13" w:rsidRDefault="00F17670" w:rsidP="00011A26">
      <w:pPr>
        <w:pStyle w:val="af"/>
        <w:tabs>
          <w:tab w:val="left" w:pos="993"/>
        </w:tabs>
        <w:spacing w:after="0"/>
        <w:jc w:val="both"/>
        <w:rPr>
          <w:sz w:val="22"/>
          <w:szCs w:val="22"/>
          <w:lang w:val="uk-UA"/>
        </w:rPr>
      </w:pPr>
      <w:r w:rsidRPr="00F30F13">
        <w:rPr>
          <w:b/>
          <w:sz w:val="22"/>
          <w:szCs w:val="22"/>
          <w:lang w:val="uk-UA"/>
        </w:rPr>
        <w:t>4.4.3</w:t>
      </w:r>
      <w:r w:rsidR="00A02C25" w:rsidRPr="00F30F13">
        <w:rPr>
          <w:b/>
          <w:sz w:val="22"/>
          <w:szCs w:val="22"/>
          <w:lang w:val="uk-UA"/>
        </w:rPr>
        <w:t>.</w:t>
      </w:r>
      <w:r w:rsidR="00A02C25" w:rsidRPr="00F30F13">
        <w:rPr>
          <w:sz w:val="22"/>
          <w:szCs w:val="22"/>
          <w:lang w:val="uk-UA"/>
        </w:rPr>
        <w:t xml:space="preserve"> </w:t>
      </w:r>
      <w:r w:rsidRPr="00F30F13">
        <w:rPr>
          <w:sz w:val="22"/>
          <w:szCs w:val="22"/>
          <w:lang w:val="uk-UA"/>
        </w:rPr>
        <w:t>Достроково погасити Кредит в порядку, передбаченому цим Договором.</w:t>
      </w:r>
    </w:p>
    <w:p w:rsidR="00A02C25" w:rsidRPr="00F30F13" w:rsidRDefault="00A02C25" w:rsidP="00A02C25">
      <w:pPr>
        <w:pStyle w:val="Default"/>
        <w:shd w:val="clear" w:color="auto" w:fill="FFFFFF"/>
        <w:tabs>
          <w:tab w:val="left" w:pos="284"/>
          <w:tab w:val="num" w:pos="1224"/>
        </w:tabs>
        <w:jc w:val="both"/>
        <w:rPr>
          <w:iCs/>
          <w:sz w:val="22"/>
          <w:szCs w:val="22"/>
        </w:rPr>
      </w:pPr>
      <w:r w:rsidRPr="00F30F13">
        <w:rPr>
          <w:b/>
          <w:iCs/>
          <w:color w:val="auto"/>
          <w:sz w:val="22"/>
          <w:szCs w:val="22"/>
          <w:lang w:eastAsia="ru-RU"/>
        </w:rPr>
        <w:t>4.4.4.</w:t>
      </w:r>
      <w:r w:rsidRPr="00F30F13">
        <w:rPr>
          <w:iCs/>
          <w:color w:val="auto"/>
          <w:sz w:val="22"/>
          <w:szCs w:val="22"/>
          <w:lang w:eastAsia="ru-RU"/>
        </w:rPr>
        <w:t xml:space="preserve"> З питань захисту прав споживачів фінансових послуг:</w:t>
      </w:r>
    </w:p>
    <w:p w:rsidR="00A02C25" w:rsidRPr="00F30F13" w:rsidRDefault="00A02C25" w:rsidP="00F316B5">
      <w:pPr>
        <w:pStyle w:val="Default"/>
        <w:numPr>
          <w:ilvl w:val="3"/>
          <w:numId w:val="57"/>
        </w:numPr>
        <w:shd w:val="clear" w:color="auto" w:fill="FFFFFF"/>
        <w:ind w:left="0" w:firstLine="0"/>
        <w:contextualSpacing/>
        <w:jc w:val="both"/>
        <w:rPr>
          <w:color w:val="auto"/>
          <w:sz w:val="22"/>
          <w:szCs w:val="22"/>
          <w:lang w:eastAsia="ru-RU"/>
        </w:rPr>
      </w:pPr>
      <w:r w:rsidRPr="00F30F13">
        <w:rPr>
          <w:color w:val="auto"/>
          <w:sz w:val="22"/>
          <w:szCs w:val="22"/>
          <w:lang w:eastAsia="ru-RU"/>
        </w:rPr>
        <w:t xml:space="preserve">подати (надіслати) з питань виконання Сторонами умов Договору письмове звернення до Банку, яке відповідає вимогам Закону України «Про звернення громадян», на адресу:  Україна, 01001, м. Київ, вул. Госпітальна, 12-г або електронною поштою на адресу: contact-centre@oschadbank.ua, або за допомогою системи отримання зворотного зв’язку від Клієнтів Банку за посиланням: </w:t>
      </w:r>
      <w:hyperlink r:id="rId12" w:history="1">
        <w:r w:rsidRPr="00F30F13">
          <w:rPr>
            <w:rStyle w:val="aff8"/>
            <w:sz w:val="22"/>
            <w:szCs w:val="22"/>
            <w:lang w:eastAsia="ru-RU"/>
          </w:rPr>
          <w:t>https://www.oschadbank.ua/ua/callback</w:t>
        </w:r>
      </w:hyperlink>
      <w:r w:rsidRPr="00F30F13">
        <w:rPr>
          <w:color w:val="000000" w:themeColor="text1"/>
          <w:sz w:val="22"/>
          <w:szCs w:val="22"/>
        </w:rPr>
        <w:t xml:space="preserve"> або за контактними телефонами: 0-800-210-800 (безкоштовно по всій території України), +38-044-363-01-33</w:t>
      </w:r>
      <w:r w:rsidRPr="00F30F13">
        <w:rPr>
          <w:color w:val="auto"/>
          <w:sz w:val="22"/>
          <w:szCs w:val="22"/>
          <w:lang w:eastAsia="ru-RU"/>
        </w:rPr>
        <w:t>;</w:t>
      </w:r>
    </w:p>
    <w:p w:rsidR="00A02C25" w:rsidRPr="00F30F13" w:rsidRDefault="00A02C25" w:rsidP="00F316B5">
      <w:pPr>
        <w:pStyle w:val="Default"/>
        <w:numPr>
          <w:ilvl w:val="3"/>
          <w:numId w:val="57"/>
        </w:numPr>
        <w:shd w:val="clear" w:color="auto" w:fill="FFFFFF"/>
        <w:ind w:left="0" w:firstLine="0"/>
        <w:contextualSpacing/>
        <w:jc w:val="both"/>
        <w:rPr>
          <w:iCs/>
          <w:sz w:val="22"/>
          <w:szCs w:val="22"/>
        </w:rPr>
      </w:pPr>
      <w:r w:rsidRPr="00F30F13">
        <w:rPr>
          <w:color w:val="auto"/>
          <w:sz w:val="22"/>
          <w:szCs w:val="22"/>
          <w:lang w:eastAsia="ru-RU"/>
        </w:rPr>
        <w:t xml:space="preserve">у разі, якщо Банк не надав відповідь на звернення в установлений </w:t>
      </w:r>
      <w:r w:rsidR="007E2899" w:rsidRPr="00F30F13">
        <w:rPr>
          <w:color w:val="auto"/>
          <w:sz w:val="22"/>
          <w:szCs w:val="22"/>
          <w:lang w:eastAsia="ru-RU"/>
        </w:rPr>
        <w:t xml:space="preserve">Законодавством </w:t>
      </w:r>
      <w:r w:rsidRPr="00F30F13">
        <w:rPr>
          <w:color w:val="auto"/>
          <w:sz w:val="22"/>
          <w:szCs w:val="22"/>
          <w:lang w:eastAsia="ru-RU"/>
        </w:rPr>
        <w:t>строк для розгляду звернень або отримана відповідь не задовільнила Позичальника звернутись:</w:t>
      </w:r>
    </w:p>
    <w:p w:rsidR="00A02C25" w:rsidRPr="00F30F13" w:rsidRDefault="00A02C25" w:rsidP="00947414">
      <w:pPr>
        <w:pStyle w:val="Default"/>
        <w:shd w:val="clear" w:color="auto" w:fill="FFFFFF"/>
        <w:contextualSpacing/>
        <w:jc w:val="both"/>
        <w:rPr>
          <w:color w:val="auto"/>
          <w:sz w:val="22"/>
          <w:szCs w:val="22"/>
          <w:lang w:eastAsia="ru-RU"/>
        </w:rPr>
      </w:pPr>
      <w:r w:rsidRPr="00F30F13">
        <w:rPr>
          <w:color w:val="auto"/>
          <w:sz w:val="22"/>
          <w:szCs w:val="22"/>
          <w:lang w:eastAsia="ru-RU"/>
        </w:rPr>
        <w:t xml:space="preserve"> 1)  до Національного Банку України. Посилання на розділ «Звернення громадян» офіційного Інтернет-представництва Національного банку України знаходиться за адресою сайту Національного банку України: </w:t>
      </w:r>
      <w:hyperlink r:id="rId13" w:history="1">
        <w:r w:rsidRPr="00F30F13">
          <w:rPr>
            <w:rStyle w:val="aff8"/>
            <w:sz w:val="22"/>
            <w:szCs w:val="22"/>
            <w:lang w:eastAsia="ru-RU"/>
          </w:rPr>
          <w:t>https://bank.gov.ua/ua/consumer-protection</w:t>
        </w:r>
      </w:hyperlink>
      <w:r w:rsidRPr="00F30F13">
        <w:rPr>
          <w:color w:val="auto"/>
          <w:sz w:val="22"/>
          <w:szCs w:val="22"/>
          <w:lang w:eastAsia="ru-RU"/>
        </w:rPr>
        <w:t>;</w:t>
      </w:r>
    </w:p>
    <w:p w:rsidR="00A02C25" w:rsidRPr="00F30F13" w:rsidRDefault="00A02C25">
      <w:pPr>
        <w:pStyle w:val="af"/>
        <w:tabs>
          <w:tab w:val="left" w:pos="993"/>
        </w:tabs>
        <w:spacing w:after="0"/>
        <w:jc w:val="both"/>
        <w:rPr>
          <w:sz w:val="22"/>
          <w:szCs w:val="22"/>
          <w:lang w:val="uk-UA"/>
        </w:rPr>
      </w:pPr>
      <w:r w:rsidRPr="00F30F13">
        <w:rPr>
          <w:sz w:val="22"/>
          <w:szCs w:val="22"/>
          <w:lang w:val="uk-UA"/>
        </w:rPr>
        <w:t xml:space="preserve">2) до суду.  </w:t>
      </w:r>
    </w:p>
    <w:p w:rsidR="006A6D90" w:rsidRPr="00F30F13" w:rsidRDefault="006A6D90">
      <w:pPr>
        <w:pStyle w:val="af"/>
        <w:tabs>
          <w:tab w:val="left" w:pos="993"/>
        </w:tabs>
        <w:spacing w:after="0"/>
        <w:jc w:val="both"/>
        <w:rPr>
          <w:sz w:val="22"/>
          <w:szCs w:val="22"/>
          <w:lang w:val="uk-UA"/>
        </w:rPr>
      </w:pPr>
    </w:p>
    <w:p w:rsidR="00B2250D" w:rsidRPr="00F30F13" w:rsidRDefault="00B2250D" w:rsidP="00C84C94">
      <w:pPr>
        <w:jc w:val="both"/>
        <w:rPr>
          <w:i/>
          <w:iCs/>
          <w:color w:val="FF0000"/>
          <w:sz w:val="22"/>
          <w:szCs w:val="22"/>
          <w:lang w:val="uk-UA"/>
        </w:rPr>
      </w:pPr>
      <w:r w:rsidRPr="00F30F13">
        <w:rPr>
          <w:b/>
          <w:color w:val="000000" w:themeColor="text1"/>
          <w:sz w:val="22"/>
          <w:szCs w:val="22"/>
          <w:lang w:val="uk-UA"/>
        </w:rPr>
        <w:t>4.4.5.</w:t>
      </w:r>
      <w:r w:rsidRPr="00F30F13">
        <w:rPr>
          <w:color w:val="000000" w:themeColor="text1"/>
          <w:sz w:val="22"/>
          <w:szCs w:val="22"/>
          <w:lang w:val="uk-UA"/>
        </w:rPr>
        <w:t xml:space="preserve"> </w:t>
      </w:r>
      <w:r w:rsidR="009F7F91" w:rsidRPr="00F30F13">
        <w:rPr>
          <w:color w:val="000000" w:themeColor="text1"/>
          <w:sz w:val="22"/>
          <w:szCs w:val="22"/>
          <w:lang w:val="uk-UA"/>
        </w:rPr>
        <w:t>Якщо відповідно до п. 3.1.1 цього Договору Умовою надання Кредиту є укладення нотаріально посвідченого договору застави Транспортного засобу або нотаріально посвідченого договору застави рухомого майна (майнових прав та Транспортного засобу), в</w:t>
      </w:r>
      <w:r w:rsidRPr="00F30F13">
        <w:rPr>
          <w:color w:val="000000" w:themeColor="text1"/>
          <w:sz w:val="22"/>
          <w:szCs w:val="22"/>
          <w:lang w:val="uk-UA"/>
        </w:rPr>
        <w:t>ідповідно до частини 6 статті 15 Закону України «Про споживче кредитування» у Позичальника відсутнє право на відмову від Договору про споживчий кредит, оскільки зобов’язання за ним забезпечене шляхом укладення нотаріально посвідченого договору застави Транспортного засобу/</w:t>
      </w:r>
      <w:r w:rsidRPr="00F30F13">
        <w:rPr>
          <w:iCs/>
          <w:sz w:val="22"/>
          <w:szCs w:val="22"/>
          <w:lang w:val="uk-UA"/>
        </w:rPr>
        <w:t xml:space="preserve"> </w:t>
      </w:r>
      <w:r w:rsidRPr="00F30F13">
        <w:rPr>
          <w:color w:val="000000" w:themeColor="text1"/>
          <w:sz w:val="22"/>
          <w:szCs w:val="22"/>
          <w:lang w:val="uk-UA"/>
        </w:rPr>
        <w:t>договору застави рухомого майна (майнових прав та транспортного засобу).</w:t>
      </w:r>
    </w:p>
    <w:p w:rsidR="00B2250D" w:rsidRPr="00F30F13" w:rsidRDefault="00B2250D" w:rsidP="00B2250D">
      <w:pPr>
        <w:jc w:val="both"/>
        <w:rPr>
          <w:sz w:val="22"/>
          <w:szCs w:val="22"/>
          <w:lang w:val="uk-UA"/>
        </w:rPr>
      </w:pPr>
      <w:r w:rsidRPr="00F30F13">
        <w:rPr>
          <w:b/>
          <w:sz w:val="22"/>
          <w:szCs w:val="22"/>
          <w:lang w:val="uk-UA"/>
        </w:rPr>
        <w:t>4.4.</w:t>
      </w:r>
      <w:r w:rsidR="009F7F91" w:rsidRPr="00F30F13">
        <w:rPr>
          <w:b/>
          <w:sz w:val="22"/>
          <w:szCs w:val="22"/>
          <w:lang w:val="uk-UA"/>
        </w:rPr>
        <w:t>6</w:t>
      </w:r>
      <w:r w:rsidRPr="00F30F13">
        <w:rPr>
          <w:b/>
          <w:sz w:val="22"/>
          <w:szCs w:val="22"/>
          <w:lang w:val="uk-UA"/>
        </w:rPr>
        <w:t>.</w:t>
      </w:r>
      <w:r w:rsidRPr="00F30F13">
        <w:rPr>
          <w:sz w:val="22"/>
          <w:szCs w:val="22"/>
          <w:lang w:val="uk-UA"/>
        </w:rPr>
        <w:t xml:space="preserve"> </w:t>
      </w:r>
      <w:r w:rsidR="009F7F91" w:rsidRPr="00F30F13">
        <w:rPr>
          <w:color w:val="000000" w:themeColor="text1"/>
          <w:sz w:val="22"/>
          <w:szCs w:val="22"/>
          <w:lang w:val="uk-UA"/>
        </w:rPr>
        <w:t xml:space="preserve">Якщо відповідно до п. 3.1.1 цього Договору Умовою надання Кредиту є укладення договору застави Транспортного засобу або договору застави рухомого майна (майнових прав та Транспортного засобу) без нотаріального посвідчення, </w:t>
      </w:r>
      <w:r w:rsidRPr="00F30F13">
        <w:rPr>
          <w:sz w:val="22"/>
          <w:szCs w:val="22"/>
          <w:lang w:val="uk-UA"/>
        </w:rPr>
        <w:t>Позичальник, в порядку та на умовах, передбачених статтею 15 Закону про споживче кредитування має право протягом 14 календарних днів з дня укладення цього Договору відмовитися від Договору без пояснення причин, у тому числі в разі отримання ним грошових коштів, письмово повідомивши про це установу Банку, в якій укладено цей Договір до закінчення строку, встановленого цим пунктом Договору, подавши заяву у формі, встановленій Банком. При цьому, на Позичальника покладаються усі обов’язки, передбачені статтею 15 Закону про споживче кредитування. Позичальник підтверджує, що він усвідомлює усі передбачені статтею 15 Закону про споживче кредитування наслідки реалізації права, встановленого цим пунктом Договору.</w:t>
      </w:r>
    </w:p>
    <w:p w:rsidR="002A17E6" w:rsidRPr="00F30F13" w:rsidRDefault="002A17E6" w:rsidP="00B2250D">
      <w:pPr>
        <w:jc w:val="both"/>
        <w:rPr>
          <w:sz w:val="22"/>
          <w:szCs w:val="22"/>
          <w:lang w:val="uk-UA"/>
        </w:rPr>
      </w:pPr>
      <w:r w:rsidRPr="00F30F13">
        <w:rPr>
          <w:b/>
          <w:sz w:val="22"/>
          <w:szCs w:val="22"/>
          <w:lang w:val="uk-UA"/>
        </w:rPr>
        <w:t>4.4.</w:t>
      </w:r>
      <w:r w:rsidR="009F7F91" w:rsidRPr="00F30F13">
        <w:rPr>
          <w:b/>
          <w:sz w:val="22"/>
          <w:szCs w:val="22"/>
          <w:lang w:val="uk-UA"/>
        </w:rPr>
        <w:t>7</w:t>
      </w:r>
      <w:r w:rsidRPr="00F30F13">
        <w:rPr>
          <w:b/>
          <w:sz w:val="22"/>
          <w:szCs w:val="22"/>
          <w:lang w:val="uk-UA"/>
        </w:rPr>
        <w:t>.</w:t>
      </w:r>
      <w:r w:rsidR="000D6E18" w:rsidRPr="00F30F13">
        <w:rPr>
          <w:sz w:val="22"/>
          <w:szCs w:val="22"/>
          <w:lang w:val="uk-UA"/>
        </w:rPr>
        <w:t xml:space="preserve"> У разі порушення Банком, Новим кредитором та/або Колекторською компанією </w:t>
      </w:r>
      <w:r w:rsidR="007E2899" w:rsidRPr="00F30F13">
        <w:rPr>
          <w:sz w:val="22"/>
          <w:szCs w:val="22"/>
          <w:lang w:val="uk-UA"/>
        </w:rPr>
        <w:t xml:space="preserve">Законодавства </w:t>
      </w:r>
      <w:r w:rsidR="000D6E18" w:rsidRPr="00F30F13">
        <w:rPr>
          <w:sz w:val="22"/>
          <w:szCs w:val="22"/>
          <w:lang w:val="uk-UA"/>
        </w:rPr>
        <w:t xml:space="preserve">у сфері споживчого кредитування, у тому числі встановлених </w:t>
      </w:r>
      <w:r w:rsidR="007E2899" w:rsidRPr="00F30F13">
        <w:rPr>
          <w:sz w:val="22"/>
          <w:szCs w:val="22"/>
          <w:lang w:val="uk-UA"/>
        </w:rPr>
        <w:t xml:space="preserve">Законодавством </w:t>
      </w:r>
      <w:r w:rsidR="000D6E18" w:rsidRPr="00F30F13">
        <w:rPr>
          <w:sz w:val="22"/>
          <w:szCs w:val="22"/>
          <w:lang w:val="uk-UA"/>
        </w:rPr>
        <w:t>вимог щодо взаємодії із Позичальником при врегулюванні простроченої заборгованості (вимоги щодо етичної поведінки) звернутись до Національного банку України, а також звернутись до суду з позовом про відшкодування шкоди, завданої у процесі врегулювання простроченої заборгованості</w:t>
      </w:r>
      <w:r w:rsidRPr="00F30F13">
        <w:rPr>
          <w:sz w:val="22"/>
          <w:szCs w:val="22"/>
          <w:lang w:val="uk-UA"/>
        </w:rPr>
        <w:t>.</w:t>
      </w:r>
    </w:p>
    <w:p w:rsidR="00F17670" w:rsidRPr="00F30F13" w:rsidRDefault="00F17670" w:rsidP="00B352D2">
      <w:pPr>
        <w:pStyle w:val="af"/>
        <w:shd w:val="clear" w:color="auto" w:fill="E7E6E6" w:themeFill="background2"/>
        <w:tabs>
          <w:tab w:val="left" w:pos="0"/>
        </w:tabs>
        <w:spacing w:after="0"/>
        <w:jc w:val="both"/>
        <w:rPr>
          <w:b/>
          <w:i/>
          <w:iCs/>
          <w:color w:val="FF0000"/>
          <w:sz w:val="22"/>
          <w:szCs w:val="22"/>
          <w:u w:val="single"/>
          <w:lang w:val="uk-UA"/>
        </w:rPr>
      </w:pPr>
      <w:r w:rsidRPr="00F30F13">
        <w:rPr>
          <w:b/>
          <w:i/>
          <w:iCs/>
          <w:color w:val="FF0000"/>
          <w:sz w:val="22"/>
          <w:szCs w:val="22"/>
          <w:u w:val="single"/>
          <w:lang w:val="uk-UA"/>
        </w:rPr>
        <w:t xml:space="preserve">Пункт 4.4 доповнюється </w:t>
      </w:r>
      <w:r w:rsidR="0006527A" w:rsidRPr="00F30F13">
        <w:rPr>
          <w:b/>
          <w:i/>
          <w:iCs/>
          <w:color w:val="FF0000"/>
          <w:sz w:val="22"/>
          <w:szCs w:val="22"/>
          <w:u w:val="single"/>
          <w:lang w:val="uk-UA"/>
        </w:rPr>
        <w:t>наступним підпунктом</w:t>
      </w:r>
      <w:r w:rsidRPr="00F30F13">
        <w:rPr>
          <w:b/>
          <w:i/>
          <w:iCs/>
          <w:color w:val="FF0000"/>
          <w:sz w:val="22"/>
          <w:szCs w:val="22"/>
          <w:u w:val="single"/>
          <w:lang w:val="uk-UA"/>
        </w:rPr>
        <w:t xml:space="preserve"> у випадку, якщо Позичальник є працівником Банку та умовами кредитування  передбачені дві процентні ставки за користування Кредитом, які діятимуть в різні проміжки часу, визначені цим Договором:</w:t>
      </w:r>
    </w:p>
    <w:p w:rsidR="00F17670" w:rsidRPr="00F30F13" w:rsidRDefault="00F17670" w:rsidP="00011A26">
      <w:pPr>
        <w:pStyle w:val="af"/>
        <w:tabs>
          <w:tab w:val="left" w:pos="993"/>
        </w:tabs>
        <w:spacing w:after="0"/>
        <w:jc w:val="both"/>
        <w:rPr>
          <w:sz w:val="22"/>
          <w:szCs w:val="22"/>
          <w:lang w:val="uk-UA"/>
        </w:rPr>
      </w:pPr>
      <w:r w:rsidRPr="00F30F13">
        <w:rPr>
          <w:b/>
          <w:sz w:val="22"/>
          <w:szCs w:val="22"/>
          <w:lang w:val="uk-UA"/>
        </w:rPr>
        <w:t>4.4.</w:t>
      </w:r>
      <w:r w:rsidR="00CD1CC1" w:rsidRPr="00F30F13">
        <w:rPr>
          <w:b/>
          <w:sz w:val="22"/>
          <w:szCs w:val="22"/>
          <w:lang w:val="uk-UA"/>
        </w:rPr>
        <w:t>8</w:t>
      </w:r>
      <w:r w:rsidRPr="00F30F13">
        <w:rPr>
          <w:b/>
          <w:sz w:val="22"/>
          <w:szCs w:val="22"/>
          <w:lang w:val="uk-UA"/>
        </w:rPr>
        <w:t>.</w:t>
      </w:r>
      <w:r w:rsidRPr="00F30F13">
        <w:rPr>
          <w:sz w:val="22"/>
          <w:szCs w:val="22"/>
          <w:lang w:val="uk-UA"/>
        </w:rPr>
        <w:t>Звернутись до Банку з клопотанням про внесення до Договору змін, які передбачають встановлення після закінчення визначеного пп.2.4.1.1 Договором періоду, на наступний період процентної ставки за користування Кредитом в розмірі, який відповідає розміру затвердженої (встановленої) Банком на такий період процентної ставки за кредитними договорами, що укладаються Банком з позичальниками, які є його працівниками, при наявності всіх та кожної з наступних умов:</w:t>
      </w:r>
    </w:p>
    <w:p w:rsidR="00F17670" w:rsidRPr="00F30F13" w:rsidRDefault="00F17670" w:rsidP="00011A26">
      <w:pPr>
        <w:pStyle w:val="af"/>
        <w:tabs>
          <w:tab w:val="left" w:pos="1134"/>
        </w:tabs>
        <w:spacing w:after="0"/>
        <w:ind w:left="1134" w:hanging="283"/>
        <w:rPr>
          <w:sz w:val="22"/>
          <w:szCs w:val="22"/>
          <w:lang w:val="uk-UA"/>
        </w:rPr>
      </w:pPr>
      <w:r w:rsidRPr="00F30F13">
        <w:rPr>
          <w:b/>
          <w:sz w:val="22"/>
          <w:szCs w:val="22"/>
          <w:lang w:val="uk-UA"/>
        </w:rPr>
        <w:t>1)</w:t>
      </w:r>
      <w:r w:rsidRPr="00F30F13">
        <w:rPr>
          <w:sz w:val="22"/>
          <w:szCs w:val="22"/>
          <w:lang w:val="uk-UA"/>
        </w:rPr>
        <w:tab/>
        <w:t>Позичальник своєчасно та в повному обсязі виконує свої зобов’язання передбачені цим Договором та</w:t>
      </w:r>
      <w:r w:rsidR="00666C00" w:rsidRPr="00F30F13">
        <w:rPr>
          <w:sz w:val="22"/>
          <w:szCs w:val="22"/>
          <w:lang w:val="uk-UA"/>
        </w:rPr>
        <w:t xml:space="preserve"> </w:t>
      </w:r>
      <w:r w:rsidR="00BA66FA" w:rsidRPr="00F30F13">
        <w:rPr>
          <w:sz w:val="22"/>
          <w:szCs w:val="22"/>
          <w:lang w:val="uk-UA"/>
        </w:rPr>
        <w:t>Позичальник/</w:t>
      </w:r>
      <w:r w:rsidR="00666C00" w:rsidRPr="00F30F13">
        <w:rPr>
          <w:sz w:val="22"/>
          <w:szCs w:val="22"/>
          <w:lang w:val="uk-UA"/>
        </w:rPr>
        <w:t>Заставодавець/Поручитель своєчасно та в повному обсязі виконує свої зобов’язання, передбачені</w:t>
      </w:r>
      <w:r w:rsidRPr="00F30F13">
        <w:rPr>
          <w:sz w:val="22"/>
          <w:szCs w:val="22"/>
          <w:lang w:val="uk-UA"/>
        </w:rPr>
        <w:t xml:space="preserve"> Документами забезпечення на момент укладення додаткового договору до цього Договору;</w:t>
      </w:r>
    </w:p>
    <w:p w:rsidR="00F17670" w:rsidRPr="00F30F13" w:rsidRDefault="00F17670" w:rsidP="00011A26">
      <w:pPr>
        <w:pStyle w:val="af"/>
        <w:tabs>
          <w:tab w:val="left" w:pos="1134"/>
        </w:tabs>
        <w:spacing w:after="0"/>
        <w:ind w:left="1134" w:hanging="283"/>
        <w:rPr>
          <w:sz w:val="22"/>
          <w:szCs w:val="22"/>
          <w:lang w:val="uk-UA"/>
        </w:rPr>
      </w:pPr>
      <w:r w:rsidRPr="00F30F13">
        <w:rPr>
          <w:b/>
          <w:sz w:val="22"/>
          <w:szCs w:val="22"/>
          <w:lang w:val="uk-UA"/>
        </w:rPr>
        <w:t>2)</w:t>
      </w:r>
      <w:r w:rsidRPr="00F30F13">
        <w:rPr>
          <w:sz w:val="22"/>
          <w:szCs w:val="22"/>
          <w:lang w:val="uk-UA"/>
        </w:rPr>
        <w:tab/>
        <w:t>Позичальник є працівником Банку – тобто таким, що не припинив трудові правовідносини з Банком;</w:t>
      </w:r>
    </w:p>
    <w:p w:rsidR="00F17670" w:rsidRPr="00F30F13" w:rsidRDefault="00F17670" w:rsidP="00011A26">
      <w:pPr>
        <w:pStyle w:val="af"/>
        <w:tabs>
          <w:tab w:val="left" w:pos="1134"/>
        </w:tabs>
        <w:spacing w:after="0"/>
        <w:ind w:left="1134" w:hanging="283"/>
        <w:rPr>
          <w:sz w:val="22"/>
          <w:szCs w:val="22"/>
          <w:lang w:val="uk-UA"/>
        </w:rPr>
      </w:pPr>
      <w:r w:rsidRPr="00F30F13">
        <w:rPr>
          <w:b/>
          <w:sz w:val="22"/>
          <w:szCs w:val="22"/>
          <w:lang w:val="uk-UA"/>
        </w:rPr>
        <w:t>3)</w:t>
      </w:r>
      <w:r w:rsidRPr="00F30F13">
        <w:rPr>
          <w:sz w:val="22"/>
          <w:szCs w:val="22"/>
          <w:lang w:val="uk-UA"/>
        </w:rPr>
        <w:tab/>
        <w:t>Банком затверджено (встановлено) на наступний відповідний період розмір процентної ставки за кредитними договорами, що укладаються Банком з позичальниками, які є його працівниками.</w:t>
      </w:r>
    </w:p>
    <w:p w:rsidR="0087312D" w:rsidRPr="00F30F13" w:rsidRDefault="0087312D" w:rsidP="00F30F13">
      <w:pPr>
        <w:pStyle w:val="af4"/>
        <w:numPr>
          <w:ilvl w:val="2"/>
          <w:numId w:val="80"/>
        </w:numPr>
        <w:tabs>
          <w:tab w:val="num" w:pos="142"/>
        </w:tabs>
        <w:spacing w:after="60"/>
        <w:ind w:left="0" w:firstLine="0"/>
        <w:jc w:val="both"/>
        <w:rPr>
          <w:iCs/>
          <w:lang w:val="uk-UA"/>
        </w:rPr>
      </w:pPr>
      <w:r w:rsidRPr="00F30F13">
        <w:rPr>
          <w:rFonts w:ascii="Times New Roman" w:hAnsi="Times New Roman"/>
          <w:lang w:val="uk-UA"/>
        </w:rPr>
        <w:t>Отримувати повідомлення про: дату, баланс рахунку обліку фінансового активу та суму здійснення операції за рахунком обліку фінансового активу, за умови повідомлення Банку в момент укладання цього Договору про обраний Позичальником канал для комунікацій (смс-інформування, месенджер, електронна пошта, інтернет-банкінг) згідно з п.12.3.4. цього Договору.</w:t>
      </w:r>
    </w:p>
    <w:p w:rsidR="00CA5B2F" w:rsidRPr="00F30F13" w:rsidRDefault="00CA5B2F" w:rsidP="00F30F13">
      <w:pPr>
        <w:pStyle w:val="af"/>
        <w:tabs>
          <w:tab w:val="left" w:pos="1134"/>
        </w:tabs>
        <w:spacing w:after="0"/>
        <w:rPr>
          <w:sz w:val="22"/>
          <w:szCs w:val="22"/>
          <w:lang w:val="uk-UA"/>
        </w:rPr>
      </w:pPr>
    </w:p>
    <w:p w:rsidR="00F17670" w:rsidRPr="00F30F13" w:rsidRDefault="00F17670" w:rsidP="00B352D2">
      <w:pPr>
        <w:numPr>
          <w:ilvl w:val="0"/>
          <w:numId w:val="50"/>
        </w:numPr>
        <w:ind w:hanging="720"/>
        <w:jc w:val="center"/>
        <w:rPr>
          <w:b/>
          <w:sz w:val="24"/>
          <w:szCs w:val="24"/>
          <w:lang w:val="uk-UA"/>
        </w:rPr>
      </w:pPr>
      <w:r w:rsidRPr="00F30F13">
        <w:rPr>
          <w:b/>
          <w:sz w:val="24"/>
          <w:szCs w:val="24"/>
          <w:lang w:val="uk-UA"/>
        </w:rPr>
        <w:t>Забезпечення виконання Зобов’язання за Договором</w:t>
      </w:r>
    </w:p>
    <w:p w:rsidR="00F17670" w:rsidRPr="00F30F13" w:rsidRDefault="00F17670" w:rsidP="00011A26">
      <w:pPr>
        <w:numPr>
          <w:ilvl w:val="1"/>
          <w:numId w:val="16"/>
        </w:numPr>
        <w:tabs>
          <w:tab w:val="clear" w:pos="360"/>
          <w:tab w:val="num" w:pos="567"/>
          <w:tab w:val="left" w:pos="1134"/>
        </w:tabs>
        <w:ind w:left="567" w:hanging="567"/>
        <w:jc w:val="both"/>
        <w:rPr>
          <w:sz w:val="22"/>
          <w:szCs w:val="22"/>
          <w:lang w:val="uk-UA"/>
        </w:rPr>
      </w:pPr>
      <w:r w:rsidRPr="00F30F13">
        <w:rPr>
          <w:sz w:val="22"/>
          <w:szCs w:val="22"/>
          <w:lang w:val="uk-UA"/>
        </w:rPr>
        <w:t>Виконання Позичальником Зобов’язань за цим Договором (в тому числі і додатковими договорами до нього) забезпечується:</w:t>
      </w:r>
    </w:p>
    <w:p w:rsidR="00F17670" w:rsidRPr="00F30F13" w:rsidRDefault="00F17670" w:rsidP="00011A26">
      <w:pPr>
        <w:numPr>
          <w:ilvl w:val="2"/>
          <w:numId w:val="19"/>
        </w:numPr>
        <w:tabs>
          <w:tab w:val="clear" w:pos="720"/>
          <w:tab w:val="left" w:pos="993"/>
        </w:tabs>
        <w:ind w:left="284" w:firstLine="0"/>
        <w:jc w:val="both"/>
        <w:rPr>
          <w:sz w:val="22"/>
          <w:szCs w:val="22"/>
          <w:lang w:val="uk-UA"/>
        </w:rPr>
      </w:pPr>
      <w:r w:rsidRPr="00F30F13">
        <w:rPr>
          <w:sz w:val="22"/>
          <w:szCs w:val="22"/>
          <w:lang w:val="uk-UA"/>
        </w:rPr>
        <w:t xml:space="preserve">Заставою </w:t>
      </w:r>
      <w:r w:rsidR="00CD1CC1" w:rsidRPr="00F30F13">
        <w:rPr>
          <w:sz w:val="22"/>
          <w:szCs w:val="22"/>
          <w:lang w:val="uk-UA"/>
        </w:rPr>
        <w:t>рухомого майна, а саме:</w:t>
      </w:r>
    </w:p>
    <w:p w:rsidR="00F17670" w:rsidRPr="00F30F13" w:rsidRDefault="00F17670" w:rsidP="00B352D2">
      <w:pPr>
        <w:shd w:val="clear" w:color="auto" w:fill="E7E6E6" w:themeFill="background2"/>
        <w:tabs>
          <w:tab w:val="left" w:pos="993"/>
        </w:tabs>
        <w:jc w:val="both"/>
        <w:rPr>
          <w:sz w:val="22"/>
          <w:szCs w:val="22"/>
          <w:lang w:val="uk-UA"/>
        </w:rPr>
      </w:pPr>
      <w:r w:rsidRPr="00F30F13">
        <w:rPr>
          <w:b/>
          <w:i/>
          <w:iCs/>
          <w:color w:val="FF0000"/>
          <w:sz w:val="22"/>
          <w:szCs w:val="22"/>
          <w:u w:val="single"/>
          <w:lang w:val="uk-UA"/>
        </w:rPr>
        <w:t xml:space="preserve">У разі, </w:t>
      </w:r>
      <w:r w:rsidR="00DF5C65" w:rsidRPr="00F30F13">
        <w:rPr>
          <w:b/>
          <w:i/>
          <w:iCs/>
          <w:color w:val="FF0000"/>
          <w:sz w:val="22"/>
          <w:szCs w:val="22"/>
          <w:lang w:val="uk-UA"/>
        </w:rPr>
        <w:t>якщо</w:t>
      </w:r>
      <w:r w:rsidR="00093080" w:rsidRPr="00F30F13">
        <w:rPr>
          <w:b/>
          <w:i/>
          <w:iCs/>
          <w:color w:val="FF0000"/>
          <w:sz w:val="22"/>
          <w:szCs w:val="22"/>
          <w:lang w:val="uk-UA"/>
        </w:rPr>
        <w:t xml:space="preserve"> </w:t>
      </w:r>
      <w:r w:rsidR="00093080" w:rsidRPr="00F30F13">
        <w:rPr>
          <w:b/>
          <w:i/>
          <w:color w:val="FF0000"/>
          <w:sz w:val="22"/>
          <w:szCs w:val="22"/>
          <w:u w:val="single"/>
          <w:lang w:val="uk-UA"/>
        </w:rPr>
        <w:t>в заставу Банку передаються майнові права на Транспортний засіб</w:t>
      </w:r>
      <w:r w:rsidRPr="00F30F13">
        <w:rPr>
          <w:b/>
          <w:i/>
          <w:iCs/>
          <w:color w:val="FF0000"/>
          <w:sz w:val="22"/>
          <w:szCs w:val="22"/>
          <w:u w:val="single"/>
          <w:lang w:val="uk-UA"/>
        </w:rPr>
        <w:t xml:space="preserve">, </w:t>
      </w:r>
      <w:r w:rsidR="00F56C6B" w:rsidRPr="00F30F13">
        <w:rPr>
          <w:b/>
          <w:i/>
          <w:iCs/>
          <w:color w:val="FF0000"/>
          <w:sz w:val="22"/>
          <w:szCs w:val="22"/>
          <w:u w:val="single"/>
          <w:lang w:val="uk-UA"/>
        </w:rPr>
        <w:t>під</w:t>
      </w:r>
      <w:r w:rsidRPr="00F30F13">
        <w:rPr>
          <w:b/>
          <w:i/>
          <w:iCs/>
          <w:color w:val="FF0000"/>
          <w:sz w:val="22"/>
          <w:szCs w:val="22"/>
          <w:u w:val="single"/>
          <w:lang w:val="uk-UA"/>
        </w:rPr>
        <w:t xml:space="preserve">пункт 5.1.1 </w:t>
      </w:r>
      <w:r w:rsidR="00BA66FA" w:rsidRPr="00F30F13">
        <w:rPr>
          <w:b/>
          <w:i/>
          <w:iCs/>
          <w:color w:val="FF0000"/>
          <w:sz w:val="22"/>
          <w:szCs w:val="22"/>
          <w:u w:val="single"/>
          <w:lang w:val="uk-UA"/>
        </w:rPr>
        <w:t xml:space="preserve">Договору </w:t>
      </w:r>
      <w:r w:rsidR="00CD1CC1" w:rsidRPr="00F30F13">
        <w:rPr>
          <w:b/>
          <w:i/>
          <w:iCs/>
          <w:color w:val="FF0000"/>
          <w:sz w:val="22"/>
          <w:szCs w:val="22"/>
          <w:u w:val="single"/>
          <w:lang w:val="uk-UA"/>
        </w:rPr>
        <w:t>доповнюється таким буллітом</w:t>
      </w:r>
      <w:r w:rsidRPr="00F30F13">
        <w:rPr>
          <w:b/>
          <w:i/>
          <w:iCs/>
          <w:color w:val="FF0000"/>
          <w:sz w:val="22"/>
          <w:szCs w:val="22"/>
          <w:u w:val="single"/>
          <w:lang w:val="uk-UA"/>
        </w:rPr>
        <w:t>:</w:t>
      </w:r>
    </w:p>
    <w:p w:rsidR="00F17670" w:rsidRPr="00F30F13" w:rsidRDefault="00F17670" w:rsidP="00B352D2">
      <w:pPr>
        <w:pStyle w:val="af4"/>
        <w:numPr>
          <w:ilvl w:val="0"/>
          <w:numId w:val="67"/>
        </w:numPr>
        <w:tabs>
          <w:tab w:val="left" w:pos="993"/>
        </w:tabs>
        <w:jc w:val="both"/>
        <w:rPr>
          <w:rFonts w:ascii="Times New Roman" w:hAnsi="Times New Roman"/>
          <w:lang w:val="uk-UA"/>
        </w:rPr>
      </w:pPr>
      <w:r w:rsidRPr="00F30F13">
        <w:rPr>
          <w:rFonts w:ascii="Times New Roman" w:hAnsi="Times New Roman"/>
          <w:lang w:val="uk-UA"/>
        </w:rPr>
        <w:t>майнових прав</w:t>
      </w:r>
      <w:r w:rsidR="00F56C6B" w:rsidRPr="00F30F13">
        <w:rPr>
          <w:rFonts w:ascii="Times New Roman" w:hAnsi="Times New Roman"/>
          <w:lang w:val="uk-UA"/>
        </w:rPr>
        <w:t xml:space="preserve"> </w:t>
      </w:r>
      <w:r w:rsidR="00666C00" w:rsidRPr="00F30F13">
        <w:rPr>
          <w:rFonts w:ascii="Times New Roman" w:hAnsi="Times New Roman"/>
          <w:lang w:val="uk-UA"/>
        </w:rPr>
        <w:t xml:space="preserve">Заставодавця </w:t>
      </w:r>
      <w:r w:rsidR="00F56C6B" w:rsidRPr="00F30F13">
        <w:rPr>
          <w:rFonts w:ascii="Times New Roman" w:hAnsi="Times New Roman"/>
          <w:lang w:val="uk-UA"/>
        </w:rPr>
        <w:t>на Транспортний засіб, які полягають у праві</w:t>
      </w:r>
      <w:r w:rsidRPr="00F30F13">
        <w:rPr>
          <w:rFonts w:ascii="Times New Roman" w:hAnsi="Times New Roman"/>
          <w:lang w:val="uk-UA"/>
        </w:rPr>
        <w:t xml:space="preserve"> вимоги </w:t>
      </w:r>
      <w:r w:rsidR="00F56C6B" w:rsidRPr="00F30F13">
        <w:rPr>
          <w:rFonts w:ascii="Times New Roman" w:hAnsi="Times New Roman"/>
          <w:lang w:val="uk-UA"/>
        </w:rPr>
        <w:t xml:space="preserve">до Продавця </w:t>
      </w:r>
      <w:r w:rsidRPr="00F30F13">
        <w:rPr>
          <w:rFonts w:ascii="Times New Roman" w:hAnsi="Times New Roman"/>
          <w:lang w:val="uk-UA"/>
        </w:rPr>
        <w:t xml:space="preserve">за Договором купівлі-продажу Транспортного засобу  </w:t>
      </w:r>
      <w:r w:rsidR="00773E50" w:rsidRPr="00F30F13">
        <w:rPr>
          <w:rFonts w:ascii="Times New Roman" w:hAnsi="Times New Roman"/>
          <w:lang w:val="uk-UA"/>
        </w:rPr>
        <w:t xml:space="preserve">щодо отримання у власність Транспортного засобу </w:t>
      </w:r>
      <w:r w:rsidRPr="00F30F13">
        <w:rPr>
          <w:rFonts w:ascii="Times New Roman" w:hAnsi="Times New Roman"/>
          <w:lang w:val="uk-UA"/>
        </w:rPr>
        <w:t xml:space="preserve">та </w:t>
      </w:r>
    </w:p>
    <w:p w:rsidR="00F17670" w:rsidRPr="00F30F13" w:rsidRDefault="00F17670" w:rsidP="00B352D2">
      <w:pPr>
        <w:pStyle w:val="af4"/>
        <w:numPr>
          <w:ilvl w:val="0"/>
          <w:numId w:val="67"/>
        </w:numPr>
        <w:tabs>
          <w:tab w:val="left" w:pos="993"/>
        </w:tabs>
        <w:jc w:val="both"/>
        <w:rPr>
          <w:rFonts w:ascii="Times New Roman" w:hAnsi="Times New Roman"/>
          <w:lang w:val="uk-UA"/>
        </w:rPr>
      </w:pPr>
      <w:r w:rsidRPr="00F30F13">
        <w:rPr>
          <w:rFonts w:ascii="Times New Roman" w:hAnsi="Times New Roman"/>
          <w:lang w:val="uk-UA"/>
        </w:rPr>
        <w:t>Транспортного засобу</w:t>
      </w:r>
      <w:r w:rsidR="002B4F54" w:rsidRPr="00F30F13">
        <w:rPr>
          <w:rFonts w:ascii="Times New Roman" w:hAnsi="Times New Roman"/>
          <w:lang w:val="uk-UA"/>
        </w:rPr>
        <w:t>.</w:t>
      </w:r>
    </w:p>
    <w:p w:rsidR="002A0FFF" w:rsidRPr="00F30F13" w:rsidRDefault="002A0FFF" w:rsidP="00B352D2">
      <w:pPr>
        <w:numPr>
          <w:ilvl w:val="2"/>
          <w:numId w:val="19"/>
        </w:numPr>
        <w:tabs>
          <w:tab w:val="clear" w:pos="720"/>
          <w:tab w:val="left" w:pos="993"/>
        </w:tabs>
        <w:ind w:left="284" w:firstLine="0"/>
        <w:jc w:val="both"/>
        <w:rPr>
          <w:sz w:val="22"/>
          <w:szCs w:val="22"/>
          <w:lang w:val="uk-UA"/>
        </w:rPr>
      </w:pPr>
      <w:r w:rsidRPr="00F30F13">
        <w:rPr>
          <w:sz w:val="22"/>
          <w:szCs w:val="22"/>
          <w:lang w:val="uk-UA"/>
        </w:rPr>
        <w:t>З</w:t>
      </w:r>
      <w:r w:rsidR="00F17670" w:rsidRPr="00F30F13">
        <w:rPr>
          <w:sz w:val="22"/>
          <w:szCs w:val="22"/>
          <w:lang w:val="uk-UA"/>
        </w:rPr>
        <w:t>аставою (іпотекою) іншого рухомого і нерухомого майна (активів), порукою та іншими видами забезпечення</w:t>
      </w:r>
      <w:r w:rsidRPr="00F30F13">
        <w:rPr>
          <w:sz w:val="22"/>
          <w:szCs w:val="22"/>
          <w:lang w:val="uk-UA"/>
        </w:rPr>
        <w:t xml:space="preserve"> </w:t>
      </w:r>
      <w:r w:rsidR="00F17670" w:rsidRPr="00F30F13">
        <w:rPr>
          <w:sz w:val="22"/>
          <w:szCs w:val="22"/>
          <w:lang w:val="uk-UA"/>
        </w:rPr>
        <w:t>на підставі правочинів, що можуть бути укладені в майбутньому між Сторонами та/або між Банком та третіми особами відповідно до умов цього Договору та чинного Законодавства (Документи забезпечення).</w:t>
      </w:r>
    </w:p>
    <w:p w:rsidR="002A0FFF" w:rsidRPr="00F30F13" w:rsidRDefault="002A0FFF" w:rsidP="002A0FFF">
      <w:pPr>
        <w:tabs>
          <w:tab w:val="left" w:pos="-567"/>
          <w:tab w:val="num" w:pos="1134"/>
        </w:tabs>
        <w:jc w:val="both"/>
        <w:rPr>
          <w:b/>
          <w:i/>
          <w:iCs/>
          <w:color w:val="FF0000"/>
          <w:sz w:val="22"/>
          <w:szCs w:val="22"/>
          <w:u w:val="single"/>
          <w:lang w:val="uk-UA"/>
        </w:rPr>
      </w:pPr>
      <w:r w:rsidRPr="00F30F13">
        <w:rPr>
          <w:b/>
          <w:i/>
          <w:iCs/>
          <w:color w:val="FF0000"/>
          <w:sz w:val="22"/>
          <w:szCs w:val="22"/>
          <w:u w:val="single"/>
          <w:lang w:val="uk-UA"/>
        </w:rPr>
        <w:t xml:space="preserve"> У разі, якщо в якості додаткового забезпечення виконання зобов’язань за цим Договором укладається договір поруки, пункт 5.1. доповнюється підпунктом 5.1.3., який викладається в наступній редакції:</w:t>
      </w:r>
    </w:p>
    <w:p w:rsidR="002A0FFF" w:rsidRPr="00F30F13" w:rsidRDefault="002A0FFF" w:rsidP="00B352D2">
      <w:pPr>
        <w:numPr>
          <w:ilvl w:val="2"/>
          <w:numId w:val="19"/>
        </w:numPr>
        <w:tabs>
          <w:tab w:val="clear" w:pos="720"/>
          <w:tab w:val="left" w:pos="993"/>
        </w:tabs>
        <w:ind w:left="284" w:firstLine="0"/>
        <w:jc w:val="both"/>
        <w:rPr>
          <w:sz w:val="22"/>
          <w:szCs w:val="22"/>
          <w:lang w:val="uk-UA"/>
        </w:rPr>
      </w:pPr>
      <w:r w:rsidRPr="00F30F13">
        <w:rPr>
          <w:sz w:val="22"/>
          <w:szCs w:val="22"/>
          <w:lang w:val="uk-UA"/>
        </w:rPr>
        <w:t>порукою _________ (зазначається ПІБ поручителя),</w:t>
      </w:r>
    </w:p>
    <w:p w:rsidR="00F17670" w:rsidRPr="00F30F13" w:rsidRDefault="00F17670" w:rsidP="00B352D2">
      <w:pPr>
        <w:tabs>
          <w:tab w:val="left" w:pos="993"/>
        </w:tabs>
        <w:jc w:val="both"/>
        <w:rPr>
          <w:sz w:val="22"/>
          <w:szCs w:val="22"/>
          <w:lang w:val="uk-UA"/>
        </w:rPr>
      </w:pPr>
    </w:p>
    <w:p w:rsidR="0019124A" w:rsidRPr="00F30F13" w:rsidRDefault="0019124A" w:rsidP="00947414">
      <w:pPr>
        <w:numPr>
          <w:ilvl w:val="1"/>
          <w:numId w:val="16"/>
        </w:numPr>
        <w:tabs>
          <w:tab w:val="clear" w:pos="360"/>
          <w:tab w:val="num" w:pos="567"/>
          <w:tab w:val="left" w:pos="1134"/>
        </w:tabs>
        <w:ind w:left="567" w:hanging="567"/>
        <w:jc w:val="both"/>
        <w:rPr>
          <w:rFonts w:eastAsia="Calibri"/>
          <w:sz w:val="22"/>
          <w:szCs w:val="22"/>
          <w:lang w:val="uk-UA" w:eastAsia="en-US"/>
        </w:rPr>
      </w:pPr>
      <w:r w:rsidRPr="00F30F13">
        <w:rPr>
          <w:sz w:val="22"/>
          <w:szCs w:val="22"/>
          <w:lang w:val="uk-UA"/>
        </w:rPr>
        <w:t xml:space="preserve">Оцінка Предмету застави здійснюється суб’єктами оціночної діяльності, перелік яких розміщено на сайті Банку за посиланням: </w:t>
      </w:r>
      <w:r w:rsidR="00BA66FA" w:rsidRPr="00F30F13">
        <w:rPr>
          <w:sz w:val="22"/>
          <w:szCs w:val="22"/>
          <w:lang w:val="uk-UA"/>
        </w:rPr>
        <w:t>https://www.oschadbank.ua/credits</w:t>
      </w:r>
      <w:r w:rsidRPr="00F30F13">
        <w:rPr>
          <w:sz w:val="22"/>
          <w:szCs w:val="22"/>
          <w:lang w:val="uk-UA"/>
        </w:rPr>
        <w:t>, або визначеними за погодженням з Банком: за рахунок замовника оцінки при настанні випадків отримання незалежної (експертної) оцінки Предмету застави, передбачених укладеним щодо Предмету застави договором застави, в тому числі у разі звернення стягнення Банком як заставодержателем на Предмет застави у випадках, передбачених договором застави та Законодавством.</w:t>
      </w:r>
    </w:p>
    <w:p w:rsidR="00F17670" w:rsidRPr="00F30F13" w:rsidRDefault="00F17670" w:rsidP="00B352D2">
      <w:pPr>
        <w:numPr>
          <w:ilvl w:val="0"/>
          <w:numId w:val="50"/>
        </w:numPr>
        <w:ind w:hanging="720"/>
        <w:jc w:val="center"/>
        <w:rPr>
          <w:b/>
          <w:sz w:val="22"/>
          <w:szCs w:val="22"/>
          <w:lang w:val="uk-UA"/>
        </w:rPr>
      </w:pPr>
      <w:r w:rsidRPr="00F30F13">
        <w:rPr>
          <w:b/>
          <w:sz w:val="22"/>
          <w:szCs w:val="22"/>
          <w:lang w:val="uk-UA"/>
        </w:rPr>
        <w:t>Засвідчення та гарантії</w:t>
      </w:r>
    </w:p>
    <w:p w:rsidR="00F17670" w:rsidRPr="00F30F13" w:rsidRDefault="00F17670" w:rsidP="00011A26">
      <w:pPr>
        <w:numPr>
          <w:ilvl w:val="1"/>
          <w:numId w:val="28"/>
        </w:numPr>
        <w:ind w:left="567" w:hanging="567"/>
        <w:jc w:val="both"/>
        <w:rPr>
          <w:sz w:val="22"/>
          <w:szCs w:val="22"/>
          <w:lang w:val="uk-UA"/>
        </w:rPr>
      </w:pPr>
      <w:r w:rsidRPr="00F30F13">
        <w:rPr>
          <w:sz w:val="22"/>
          <w:szCs w:val="22"/>
          <w:lang w:val="uk-UA"/>
        </w:rPr>
        <w:t>Сторони засвідчують однакове розуміння ними умов цього Договору та його правових наслідків, підтверджують дійсність їх намірів при його укладанні, а також те, що Договір не містить ознак фіктивного чи удаваного правочину, що він не укладений під впливом помилки щодо його природи, прав та обов’язків Сторін, а також під впливом обману чи збігу тяжких обставин.</w:t>
      </w:r>
    </w:p>
    <w:p w:rsidR="00F17670" w:rsidRPr="00F30F13" w:rsidRDefault="00F17670" w:rsidP="00011A26">
      <w:pPr>
        <w:numPr>
          <w:ilvl w:val="1"/>
          <w:numId w:val="28"/>
        </w:numPr>
        <w:ind w:left="567" w:hanging="567"/>
        <w:jc w:val="both"/>
        <w:rPr>
          <w:sz w:val="22"/>
          <w:szCs w:val="22"/>
          <w:lang w:val="uk-UA"/>
        </w:rPr>
      </w:pPr>
      <w:r w:rsidRPr="00F30F13">
        <w:rPr>
          <w:sz w:val="22"/>
          <w:szCs w:val="22"/>
          <w:lang w:val="uk-UA"/>
        </w:rPr>
        <w:t>З укладанням цього Договору Сторони досягли згоди з усіх його істотних умов та не існує будь-яких умов, які можуть бути істотними та необхідними за змістом цього Договору.</w:t>
      </w:r>
    </w:p>
    <w:p w:rsidR="00F17670" w:rsidRPr="00F30F13" w:rsidRDefault="00F17670" w:rsidP="00011A26">
      <w:pPr>
        <w:numPr>
          <w:ilvl w:val="1"/>
          <w:numId w:val="28"/>
        </w:numPr>
        <w:ind w:left="567" w:hanging="567"/>
        <w:jc w:val="both"/>
        <w:rPr>
          <w:b/>
          <w:sz w:val="22"/>
          <w:szCs w:val="22"/>
          <w:lang w:val="uk-UA"/>
        </w:rPr>
      </w:pPr>
      <w:r w:rsidRPr="00F30F13">
        <w:rPr>
          <w:b/>
          <w:sz w:val="22"/>
          <w:szCs w:val="22"/>
          <w:lang w:val="uk-UA"/>
        </w:rPr>
        <w:t>Інші засвідчення та гарантії Позичальника:</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має необхідний обсяг дієздатності та правоздатності для укладення та виконання цього Договору, умови цього Договору не суперечать жодним положенням договорів, укладених Позичальником  з іншими особами, або положенням інших правочинів, дія яких поширюється на Позичальника.</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на момент укладення цього Договору володіє достатнім рівнем платоспроможності, необхідним для повного та своєчасного виконання ним своїх зобов’язань за цим Договором, на момент укладення цього Договору не існує відомих Позичальнику обставин, які можуть негативним чином вплинути на стан його платоспроможності в майбутньому.</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 xml:space="preserve">Позичальник підтверджує, що до моменту підписання цього Договору Банк надав йому інформацію, зазначену </w:t>
      </w:r>
      <w:r w:rsidR="0034573D" w:rsidRPr="00F30F13">
        <w:rPr>
          <w:sz w:val="22"/>
          <w:szCs w:val="22"/>
          <w:lang w:val="uk-UA"/>
        </w:rPr>
        <w:t>в статті 7 Закону України «Про фінансові послуги та фінансові компанії»</w:t>
      </w:r>
      <w:r w:rsidRPr="00F30F13">
        <w:rPr>
          <w:sz w:val="22"/>
          <w:szCs w:val="22"/>
          <w:lang w:val="uk-UA"/>
        </w:rPr>
        <w:t>. Надана Позичальнику інформація є повною та зрозумілою, вона забезпечує правильне розуміння суті фінансових послуг, які отримує Позичальник відповідно до цього Договору, без нав'язування Банком її придбання.</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Не існує будь-яких інших поточних або майбутніх зобов’язань Позичальника, які можуть мати пріоритет над виконанням зобов’язань за цим Договором (крім зобов’язань, що можуть мати пріоритет в силу Законодавства).</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належним чином і в повному обсязі ознайомлений з положеннями цього Договору та договорів, що забезпечують його виконання, цілком розуміє їх зміст і будь-яке посилання в тексті цього Договору на окремі його положення є достатньою підставою вважати, що ці положення застосовуються рівною мірою до виконання прав і обов’язків Сторін за цим Договором і Позичальник не має будь-яких заперечень щодо виконання його умов.</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 xml:space="preserve">Позичальник засвідчує, що до моменту укладення Договору йому був наданий Паспорт споживчого кредиту, у тому числі він був проінформований у письмовій формі про надання </w:t>
      </w:r>
      <w:r w:rsidR="006917F1" w:rsidRPr="00F30F13">
        <w:rPr>
          <w:color w:val="333333"/>
          <w:sz w:val="22"/>
          <w:szCs w:val="22"/>
          <w:shd w:val="clear" w:color="auto" w:fill="FFFFFF"/>
          <w:lang w:val="uk-UA"/>
        </w:rPr>
        <w:t xml:space="preserve">додаткових та/або супутніх </w:t>
      </w:r>
      <w:r w:rsidRPr="00F30F13">
        <w:rPr>
          <w:sz w:val="22"/>
          <w:szCs w:val="22"/>
          <w:lang w:val="uk-UA"/>
        </w:rPr>
        <w:t>послуг третіми особами, які є обов'язковим для отримання кредиту або для отримання кредиту на умовах, що пропонуються Банком.</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усвідомлює, що</w:t>
      </w:r>
      <w:r w:rsidR="00B51E62" w:rsidRPr="00F30F13">
        <w:rPr>
          <w:sz w:val="22"/>
          <w:szCs w:val="22"/>
          <w:lang w:val="uk-UA"/>
        </w:rPr>
        <w:t xml:space="preserve"> орієнтовна</w:t>
      </w:r>
      <w:r w:rsidRPr="00F30F13">
        <w:rPr>
          <w:sz w:val="22"/>
          <w:szCs w:val="22"/>
          <w:lang w:val="uk-UA"/>
        </w:rPr>
        <w:t xml:space="preserve"> реальна річна процентна ставка, повідомлена в письмовій формі до моменту укладення Договору, була обчислена на основі припущення, що процентна ставка та інші платежі за послуги Банку залишатимуться незмінними та застосовуватимуться протягом строку дії Договору – у разі зміни відповідно до умов цього Договору  процентної ставки або інших платежів за послуги Банку, включених до загальних витрат за Кредитом при обчисленні </w:t>
      </w:r>
      <w:r w:rsidR="00B51E62" w:rsidRPr="00F30F13">
        <w:rPr>
          <w:sz w:val="22"/>
          <w:szCs w:val="22"/>
          <w:lang w:val="uk-UA"/>
        </w:rPr>
        <w:t xml:space="preserve">орієнтовної </w:t>
      </w:r>
      <w:r w:rsidRPr="00F30F13">
        <w:rPr>
          <w:sz w:val="22"/>
          <w:szCs w:val="22"/>
          <w:lang w:val="uk-UA"/>
        </w:rPr>
        <w:t>реальної річної процентної ставки до моменту укладення Договору, реальна річна процентна ставка за цим Договором відрізнятиметься від тієї, що була повідомлена Позичальнику до моменту укладення Договору.</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засвідчує, що перед укладенням Договору:</w:t>
      </w:r>
    </w:p>
    <w:p w:rsidR="00F17670" w:rsidRPr="00F30F13" w:rsidRDefault="00F17670" w:rsidP="00011A26">
      <w:pPr>
        <w:pStyle w:val="af4"/>
        <w:numPr>
          <w:ilvl w:val="0"/>
          <w:numId w:val="13"/>
        </w:numPr>
        <w:spacing w:after="0" w:line="240" w:lineRule="auto"/>
        <w:ind w:left="1008" w:hanging="318"/>
        <w:contextualSpacing w:val="0"/>
        <w:jc w:val="both"/>
        <w:rPr>
          <w:rFonts w:ascii="Times New Roman" w:hAnsi="Times New Roman"/>
          <w:lang w:val="uk-UA"/>
        </w:rPr>
      </w:pPr>
      <w:r w:rsidRPr="00F30F13">
        <w:rPr>
          <w:rFonts w:ascii="Times New Roman" w:hAnsi="Times New Roman"/>
          <w:lang w:val="uk-UA"/>
        </w:rPr>
        <w:t>Він самостійно ознайомився з розміщеною на офіційному веб-сайті Банку www.oschadbank.ua інформацією, необхідною для отримання Кредиту для прийняття усвідомленого рішення;</w:t>
      </w:r>
    </w:p>
    <w:p w:rsidR="00F17670" w:rsidRPr="00F30F13" w:rsidRDefault="00F17670" w:rsidP="00011A26">
      <w:pPr>
        <w:pStyle w:val="af4"/>
        <w:numPr>
          <w:ilvl w:val="0"/>
          <w:numId w:val="13"/>
        </w:numPr>
        <w:spacing w:after="0" w:line="240" w:lineRule="auto"/>
        <w:ind w:left="1008" w:hanging="318"/>
        <w:contextualSpacing w:val="0"/>
        <w:jc w:val="both"/>
        <w:rPr>
          <w:rFonts w:ascii="Times New Roman" w:hAnsi="Times New Roman"/>
          <w:lang w:val="uk-UA"/>
        </w:rPr>
      </w:pPr>
      <w:r w:rsidRPr="00F30F13">
        <w:rPr>
          <w:rFonts w:ascii="Times New Roman" w:hAnsi="Times New Roman"/>
          <w:lang w:val="uk-UA"/>
        </w:rPr>
        <w:t>На виконання та відповідно до вимог Закону про споживче кредитування Банк надав безоплатно Позичальнику у письмовій формі (а на його вимогу додатково на належному Позичальнику електронному носії або електронною поштою) Паспорт споживчого кредиту, за формою, встановленою Законом про споживче кредитування, у зв’язку з чим Банк визнається таким, що виконав вимоги щодо надання споживачу інформації до укладення договору про споживчий кредит згідно з частинами третьою та сьомою статті 9 Закону про споживче кредитування;</w:t>
      </w:r>
    </w:p>
    <w:p w:rsidR="00F17670" w:rsidRPr="00F30F13" w:rsidRDefault="00F17670" w:rsidP="00011A26">
      <w:pPr>
        <w:pStyle w:val="af4"/>
        <w:numPr>
          <w:ilvl w:val="0"/>
          <w:numId w:val="13"/>
        </w:numPr>
        <w:spacing w:after="0" w:line="240" w:lineRule="auto"/>
        <w:ind w:left="1008" w:hanging="318"/>
        <w:contextualSpacing w:val="0"/>
        <w:jc w:val="both"/>
        <w:rPr>
          <w:rFonts w:ascii="Times New Roman" w:hAnsi="Times New Roman"/>
          <w:lang w:val="uk-UA"/>
        </w:rPr>
      </w:pPr>
      <w:r w:rsidRPr="00F30F13">
        <w:rPr>
          <w:rFonts w:ascii="Times New Roman" w:hAnsi="Times New Roman"/>
          <w:lang w:val="uk-UA"/>
        </w:rPr>
        <w:t>Банком виконано вимоги частини дев’ять статті 9 Закону про споживче кредитування щодо безоплатного надання на вимогу Позичальника як споживача та за його вибором копії проекту Договору про споживчий кредит;</w:t>
      </w:r>
    </w:p>
    <w:p w:rsidR="00F17670" w:rsidRPr="00F30F13" w:rsidRDefault="00F17670" w:rsidP="00011A26">
      <w:pPr>
        <w:pStyle w:val="af4"/>
        <w:numPr>
          <w:ilvl w:val="0"/>
          <w:numId w:val="13"/>
        </w:numPr>
        <w:spacing w:after="0" w:line="240" w:lineRule="auto"/>
        <w:ind w:left="1008" w:hanging="318"/>
        <w:contextualSpacing w:val="0"/>
        <w:jc w:val="both"/>
        <w:rPr>
          <w:rFonts w:ascii="Times New Roman" w:hAnsi="Times New Roman"/>
          <w:lang w:val="uk-UA"/>
        </w:rPr>
      </w:pPr>
      <w:r w:rsidRPr="00F30F13">
        <w:rPr>
          <w:rFonts w:ascii="Times New Roman" w:hAnsi="Times New Roman"/>
          <w:lang w:val="uk-UA"/>
        </w:rPr>
        <w:t xml:space="preserve">Банком на вимогу Позичальника надано пояснення, роз'яснення, інформація в належному та зрозумілому вигляді, а Позичальник ознайомився з наданими Банком поясненнями, роз'ясненнями, інформацією з метою забезпечення можливості оцінити, чи адаптовано Договір до його потреб та фінансового стану, зокрема роз'ясненнями інформації, що надається відповідно до частин другої та третьої статті 9 Закону про споживче кредитування, істотних характеристик запропонованих послуг та наслідків для Позичальника як споживача, зокрема у разі невиконання ним зобов'язань за Договором. </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засвідчує, що інформація, надана Банком Позичальнику до моменту укладення Договору на виконання вимог статті 9 Закону про споживче кредитування надана в повному обсязі та є достовірною</w:t>
      </w:r>
      <w:r w:rsidR="00B51E62" w:rsidRPr="00F30F13">
        <w:rPr>
          <w:sz w:val="22"/>
          <w:szCs w:val="22"/>
          <w:lang w:val="uk-UA"/>
        </w:rPr>
        <w:t xml:space="preserve"> та зрозумілою</w:t>
      </w:r>
      <w:r w:rsidRPr="00F30F13">
        <w:rPr>
          <w:sz w:val="22"/>
          <w:szCs w:val="22"/>
          <w:lang w:val="uk-UA"/>
        </w:rPr>
        <w:t>, а Договір укладено Позичальником на сприятливих для Позичальника умовах, що в повному обсязі відповідають умовам, які були передбачені в наданій інформації.</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Позичальник свідчить, що всі ризики, пов’язані з істотною зміною обставин, з яких Позичальник виходив при укладанні цього Договору, Позичальник приймає на себе, і такі обставини не є підставою для зміни або розірвання Позичальником цього Договору.</w:t>
      </w:r>
    </w:p>
    <w:p w:rsidR="00F17670" w:rsidRPr="00F30F13" w:rsidRDefault="00F17670" w:rsidP="00B352D2">
      <w:pPr>
        <w:shd w:val="clear" w:color="auto" w:fill="E7E6E6" w:themeFill="background2"/>
        <w:jc w:val="both"/>
        <w:rPr>
          <w:b/>
          <w:i/>
          <w:color w:val="FF0000"/>
          <w:sz w:val="22"/>
          <w:szCs w:val="22"/>
          <w:u w:val="single"/>
          <w:lang w:val="uk-UA"/>
        </w:rPr>
      </w:pPr>
      <w:r w:rsidRPr="00F30F13">
        <w:rPr>
          <w:b/>
          <w:i/>
          <w:color w:val="FF0000"/>
          <w:sz w:val="22"/>
          <w:szCs w:val="22"/>
          <w:u w:val="single"/>
          <w:lang w:val="uk-UA"/>
        </w:rPr>
        <w:t>Підпункт 6.3.1</w:t>
      </w:r>
      <w:r w:rsidR="000F1F20" w:rsidRPr="00F30F13">
        <w:rPr>
          <w:b/>
          <w:i/>
          <w:color w:val="FF0000"/>
          <w:sz w:val="22"/>
          <w:szCs w:val="22"/>
          <w:u w:val="single"/>
          <w:lang w:val="uk-UA"/>
        </w:rPr>
        <w:t>1</w:t>
      </w:r>
      <w:r w:rsidRPr="00F30F13">
        <w:rPr>
          <w:b/>
          <w:i/>
          <w:color w:val="FF0000"/>
          <w:sz w:val="22"/>
          <w:szCs w:val="22"/>
          <w:u w:val="single"/>
          <w:lang w:val="uk-UA"/>
        </w:rPr>
        <w:t xml:space="preserve"> викладається в одному з наступних варіантів:</w:t>
      </w:r>
    </w:p>
    <w:p w:rsidR="00F17670" w:rsidRPr="00F30F13" w:rsidRDefault="00F17670" w:rsidP="00B352D2">
      <w:pPr>
        <w:shd w:val="clear" w:color="auto" w:fill="E7E6E6" w:themeFill="background2"/>
        <w:jc w:val="both"/>
        <w:rPr>
          <w:bCs/>
          <w:i/>
          <w:color w:val="FF0000"/>
          <w:sz w:val="22"/>
          <w:szCs w:val="22"/>
          <w:lang w:val="uk-UA"/>
        </w:rPr>
      </w:pPr>
      <w:r w:rsidRPr="00F30F13">
        <w:rPr>
          <w:i/>
          <w:color w:val="FF0000"/>
          <w:sz w:val="22"/>
          <w:szCs w:val="22"/>
          <w:u w:val="single"/>
          <w:lang w:val="uk-UA"/>
        </w:rPr>
        <w:t>Варіант 1</w:t>
      </w:r>
      <w:r w:rsidRPr="00F30F13">
        <w:rPr>
          <w:i/>
          <w:color w:val="FF0000"/>
          <w:sz w:val="22"/>
          <w:szCs w:val="22"/>
          <w:lang w:val="uk-UA"/>
        </w:rPr>
        <w:t xml:space="preserve"> - використовується у разі, </w:t>
      </w:r>
      <w:r w:rsidRPr="00F30F13">
        <w:rPr>
          <w:bCs/>
          <w:i/>
          <w:color w:val="FF0000"/>
          <w:sz w:val="22"/>
          <w:szCs w:val="22"/>
          <w:lang w:val="uk-UA"/>
        </w:rPr>
        <w:t>якщо Позичальник не перебуває в зареєстрованому шлюбі/ фактичних  шлюбних відносинах:</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 xml:space="preserve">Позичальник свідчить, що він не проживає однією сім’єю з жодною особою і немає осіб, які б стверджували наявність такого факту та заявляли свої права на майно, яке набуте ними з Позичальником за час спільного проживання і належить їм на праві спільної сумісної власності, та заперечували б право Позичальника одноособово на власний розсуд укласти цей Договір. </w:t>
      </w:r>
    </w:p>
    <w:p w:rsidR="00F17670" w:rsidRPr="00F30F13" w:rsidRDefault="00F17670" w:rsidP="00B352D2">
      <w:pPr>
        <w:shd w:val="clear" w:color="auto" w:fill="E7E6E6" w:themeFill="background2"/>
        <w:jc w:val="both"/>
        <w:rPr>
          <w:bCs/>
          <w:i/>
          <w:color w:val="FF0000"/>
          <w:sz w:val="22"/>
          <w:szCs w:val="22"/>
          <w:lang w:val="uk-UA"/>
        </w:rPr>
      </w:pPr>
      <w:r w:rsidRPr="00F30F13">
        <w:rPr>
          <w:i/>
          <w:color w:val="FF0000"/>
          <w:sz w:val="22"/>
          <w:szCs w:val="22"/>
          <w:u w:val="single"/>
          <w:lang w:val="uk-UA"/>
        </w:rPr>
        <w:t>Варіант 2</w:t>
      </w:r>
      <w:r w:rsidRPr="00F30F13">
        <w:rPr>
          <w:i/>
          <w:color w:val="FF0000"/>
          <w:sz w:val="22"/>
          <w:szCs w:val="22"/>
          <w:lang w:val="uk-UA"/>
        </w:rPr>
        <w:t xml:space="preserve"> - </w:t>
      </w:r>
      <w:r w:rsidRPr="00F30F13">
        <w:rPr>
          <w:bCs/>
          <w:i/>
          <w:color w:val="FF0000"/>
          <w:sz w:val="22"/>
          <w:szCs w:val="22"/>
          <w:lang w:val="uk-UA"/>
        </w:rPr>
        <w:t>використовується в разі, якщо Позичальник перебуває в фактичних  шлюбних відносинах:</w:t>
      </w:r>
    </w:p>
    <w:p w:rsidR="00F17670" w:rsidRPr="00F30F13" w:rsidRDefault="00F17670" w:rsidP="00011A26">
      <w:pPr>
        <w:tabs>
          <w:tab w:val="left" w:pos="993"/>
        </w:tabs>
        <w:ind w:left="284"/>
        <w:jc w:val="both"/>
        <w:rPr>
          <w:sz w:val="22"/>
          <w:szCs w:val="22"/>
          <w:u w:val="single"/>
          <w:lang w:val="uk-UA"/>
        </w:rPr>
      </w:pPr>
      <w:r w:rsidRPr="00F30F13">
        <w:rPr>
          <w:b/>
          <w:sz w:val="22"/>
          <w:szCs w:val="22"/>
          <w:lang w:val="uk-UA"/>
        </w:rPr>
        <w:t>6.3.12.</w:t>
      </w:r>
      <w:r w:rsidRPr="00F30F13">
        <w:rPr>
          <w:b/>
          <w:sz w:val="22"/>
          <w:szCs w:val="22"/>
          <w:lang w:val="uk-UA"/>
        </w:rPr>
        <w:tab/>
      </w:r>
      <w:r w:rsidRPr="00F30F13">
        <w:rPr>
          <w:sz w:val="22"/>
          <w:szCs w:val="22"/>
          <w:u w:val="single"/>
          <w:lang w:val="uk-UA"/>
        </w:rPr>
        <w:t>Позичальник свідчить, що на момент укладення цього Договору:</w:t>
      </w:r>
    </w:p>
    <w:p w:rsidR="00F17670" w:rsidRPr="00F30F13" w:rsidRDefault="00F17670" w:rsidP="00011A26">
      <w:pPr>
        <w:numPr>
          <w:ilvl w:val="0"/>
          <w:numId w:val="7"/>
        </w:numPr>
        <w:ind w:left="1134" w:hanging="284"/>
        <w:jc w:val="both"/>
        <w:rPr>
          <w:sz w:val="22"/>
          <w:szCs w:val="22"/>
          <w:lang w:val="uk-UA"/>
        </w:rPr>
      </w:pPr>
      <w:r w:rsidRPr="00F30F13">
        <w:rPr>
          <w:sz w:val="22"/>
          <w:szCs w:val="22"/>
          <w:lang w:val="uk-UA"/>
        </w:rPr>
        <w:t>Позичальник не одружений, при цьому він/вона проживає з відповідною особою однією сім’єю без реєстрації шлюбу,</w:t>
      </w:r>
    </w:p>
    <w:p w:rsidR="00F17670" w:rsidRPr="00F30F13" w:rsidRDefault="00F17670" w:rsidP="00011A26">
      <w:pPr>
        <w:numPr>
          <w:ilvl w:val="0"/>
          <w:numId w:val="7"/>
        </w:numPr>
        <w:tabs>
          <w:tab w:val="left" w:pos="993"/>
        </w:tabs>
        <w:ind w:left="1134" w:hanging="284"/>
        <w:jc w:val="both"/>
        <w:rPr>
          <w:sz w:val="22"/>
          <w:szCs w:val="22"/>
          <w:lang w:val="uk-UA"/>
        </w:rPr>
      </w:pPr>
      <w:r w:rsidRPr="00F30F13">
        <w:rPr>
          <w:sz w:val="22"/>
          <w:szCs w:val="22"/>
          <w:lang w:val="uk-UA"/>
        </w:rPr>
        <w:t>Цей Договір укладений в інтересах сім’ї Позичальника і одержане за цим Договором буде використане на її потреби,</w:t>
      </w:r>
    </w:p>
    <w:p w:rsidR="00F17670" w:rsidRPr="00F30F13" w:rsidRDefault="00F17670" w:rsidP="00011A26">
      <w:pPr>
        <w:numPr>
          <w:ilvl w:val="0"/>
          <w:numId w:val="7"/>
        </w:numPr>
        <w:ind w:left="1134" w:hanging="284"/>
        <w:jc w:val="both"/>
        <w:rPr>
          <w:sz w:val="22"/>
          <w:szCs w:val="22"/>
          <w:lang w:val="uk-UA"/>
        </w:rPr>
      </w:pPr>
      <w:r w:rsidRPr="00F30F13">
        <w:rPr>
          <w:sz w:val="22"/>
          <w:szCs w:val="22"/>
          <w:lang w:val="uk-UA"/>
        </w:rPr>
        <w:t>Особа, з якою Позичальник</w:t>
      </w:r>
      <w:r w:rsidRPr="00F30F13">
        <w:rPr>
          <w:sz w:val="22"/>
          <w:szCs w:val="22"/>
          <w:u w:val="single"/>
          <w:lang w:val="uk-UA"/>
        </w:rPr>
        <w:t xml:space="preserve"> </w:t>
      </w:r>
      <w:r w:rsidRPr="00F30F13">
        <w:rPr>
          <w:sz w:val="22"/>
          <w:szCs w:val="22"/>
          <w:lang w:val="uk-UA"/>
        </w:rPr>
        <w:t xml:space="preserve">проживає сім‘єю без реєстрації шлюбу, згоден/згодна з укладанням Позичальником цього Договору, та підтверджує що з умовами цього Договору ознайомлений (-на), ніяких заперечень щодо його положень та укладення не має. </w:t>
      </w:r>
    </w:p>
    <w:p w:rsidR="00F17670" w:rsidRPr="00F30F13" w:rsidRDefault="00F17670" w:rsidP="00B352D2">
      <w:pPr>
        <w:ind w:left="851"/>
        <w:jc w:val="both"/>
        <w:rPr>
          <w:sz w:val="22"/>
          <w:szCs w:val="22"/>
          <w:lang w:val="uk-UA"/>
        </w:rPr>
      </w:pPr>
      <w:r w:rsidRPr="00F30F13">
        <w:rPr>
          <w:sz w:val="22"/>
          <w:szCs w:val="22"/>
          <w:lang w:val="uk-UA"/>
        </w:rPr>
        <w:t>На підтвердження цього особа, з якою Позичальник проживає сім’єю без реєстрації шлюбу, надав(-ла) письмову заяву про таку згоду від «___»_________р.</w:t>
      </w:r>
    </w:p>
    <w:p w:rsidR="00F17670" w:rsidRPr="00F30F13" w:rsidRDefault="00F17670" w:rsidP="00B352D2">
      <w:pPr>
        <w:shd w:val="clear" w:color="auto" w:fill="E7E6E6" w:themeFill="background2"/>
        <w:jc w:val="both"/>
        <w:rPr>
          <w:bCs/>
          <w:i/>
          <w:color w:val="FF0000"/>
          <w:sz w:val="22"/>
          <w:szCs w:val="22"/>
          <w:lang w:val="uk-UA"/>
        </w:rPr>
      </w:pPr>
      <w:r w:rsidRPr="00F30F13">
        <w:rPr>
          <w:i/>
          <w:color w:val="FF0000"/>
          <w:sz w:val="22"/>
          <w:szCs w:val="22"/>
          <w:u w:val="single"/>
          <w:lang w:val="uk-UA"/>
        </w:rPr>
        <w:t>Варіант 3</w:t>
      </w:r>
      <w:r w:rsidRPr="00F30F13">
        <w:rPr>
          <w:i/>
          <w:color w:val="FF0000"/>
          <w:sz w:val="22"/>
          <w:szCs w:val="22"/>
          <w:lang w:val="uk-UA"/>
        </w:rPr>
        <w:t xml:space="preserve"> - </w:t>
      </w:r>
      <w:r w:rsidRPr="00F30F13">
        <w:rPr>
          <w:bCs/>
          <w:i/>
          <w:color w:val="FF0000"/>
          <w:sz w:val="22"/>
          <w:szCs w:val="22"/>
          <w:lang w:val="uk-UA"/>
        </w:rPr>
        <w:t>використовується в разі, якщо Позичальник  перебуває в зареєстрованому шлюбі:</w:t>
      </w:r>
    </w:p>
    <w:p w:rsidR="00F17670" w:rsidRPr="00F30F13" w:rsidRDefault="00F17670" w:rsidP="00011A26">
      <w:pPr>
        <w:ind w:left="284"/>
        <w:jc w:val="both"/>
        <w:rPr>
          <w:sz w:val="22"/>
          <w:szCs w:val="22"/>
          <w:lang w:val="uk-UA"/>
        </w:rPr>
      </w:pPr>
      <w:r w:rsidRPr="00F30F13">
        <w:rPr>
          <w:b/>
          <w:sz w:val="22"/>
          <w:szCs w:val="22"/>
          <w:lang w:val="uk-UA"/>
        </w:rPr>
        <w:t>6.3.12.</w:t>
      </w:r>
      <w:r w:rsidRPr="00F30F13">
        <w:rPr>
          <w:sz w:val="22"/>
          <w:szCs w:val="22"/>
          <w:lang w:val="uk-UA"/>
        </w:rPr>
        <w:t xml:space="preserve"> </w:t>
      </w:r>
      <w:r w:rsidRPr="00F30F13">
        <w:rPr>
          <w:sz w:val="22"/>
          <w:szCs w:val="22"/>
          <w:u w:val="single"/>
          <w:lang w:val="uk-UA"/>
        </w:rPr>
        <w:t>Позичальник свідчить, що на момент укладення цього Договору</w:t>
      </w:r>
      <w:r w:rsidRPr="00F30F13">
        <w:rPr>
          <w:sz w:val="22"/>
          <w:szCs w:val="22"/>
          <w:lang w:val="uk-UA"/>
        </w:rPr>
        <w:t>:</w:t>
      </w:r>
    </w:p>
    <w:p w:rsidR="00F17670" w:rsidRPr="00F30F13" w:rsidRDefault="00F17670" w:rsidP="00011A26">
      <w:pPr>
        <w:numPr>
          <w:ilvl w:val="0"/>
          <w:numId w:val="29"/>
        </w:numPr>
        <w:ind w:left="1134" w:hanging="283"/>
        <w:jc w:val="both"/>
        <w:rPr>
          <w:sz w:val="22"/>
          <w:szCs w:val="22"/>
          <w:lang w:val="uk-UA"/>
        </w:rPr>
      </w:pPr>
      <w:r w:rsidRPr="00F30F13">
        <w:rPr>
          <w:sz w:val="22"/>
          <w:szCs w:val="22"/>
          <w:lang w:val="uk-UA"/>
        </w:rPr>
        <w:t>Позичальник одружений;</w:t>
      </w:r>
    </w:p>
    <w:p w:rsidR="00F17670" w:rsidRPr="00F30F13" w:rsidRDefault="00F17670" w:rsidP="00011A26">
      <w:pPr>
        <w:numPr>
          <w:ilvl w:val="0"/>
          <w:numId w:val="29"/>
        </w:numPr>
        <w:tabs>
          <w:tab w:val="left" w:pos="993"/>
        </w:tabs>
        <w:ind w:left="1134" w:hanging="283"/>
        <w:jc w:val="both"/>
        <w:rPr>
          <w:sz w:val="22"/>
          <w:szCs w:val="22"/>
          <w:lang w:val="uk-UA"/>
        </w:rPr>
      </w:pPr>
      <w:r w:rsidRPr="00F30F13">
        <w:rPr>
          <w:sz w:val="22"/>
          <w:szCs w:val="22"/>
          <w:lang w:val="uk-UA"/>
        </w:rPr>
        <w:t>Цей Договір укладений в інтересах сім’ї Позичальника і одержане за цим Договором буде використане на її потреби,</w:t>
      </w:r>
    </w:p>
    <w:p w:rsidR="00F17670" w:rsidRPr="00F30F13" w:rsidRDefault="00F17670" w:rsidP="00011A26">
      <w:pPr>
        <w:numPr>
          <w:ilvl w:val="0"/>
          <w:numId w:val="29"/>
        </w:numPr>
        <w:ind w:left="1134" w:hanging="283"/>
        <w:jc w:val="both"/>
        <w:rPr>
          <w:sz w:val="22"/>
          <w:szCs w:val="22"/>
          <w:lang w:val="uk-UA"/>
        </w:rPr>
      </w:pPr>
      <w:r w:rsidRPr="00F30F13">
        <w:rPr>
          <w:sz w:val="22"/>
          <w:szCs w:val="22"/>
          <w:lang w:val="uk-UA"/>
        </w:rPr>
        <w:t xml:space="preserve">Чоловік/дружина Позичальника згоден/згодна з укладанням Позичальником цього Договору, та підтверджує що з умовами цього Договору ознайомлений (-на), ніяких заперечень щодо його положень та укладення не має. </w:t>
      </w:r>
    </w:p>
    <w:p w:rsidR="00F17670" w:rsidRPr="00F30F13" w:rsidRDefault="00F17670" w:rsidP="00011A26">
      <w:pPr>
        <w:ind w:left="851"/>
        <w:jc w:val="both"/>
        <w:rPr>
          <w:sz w:val="22"/>
          <w:szCs w:val="22"/>
          <w:lang w:val="uk-UA"/>
        </w:rPr>
      </w:pPr>
      <w:r w:rsidRPr="00F30F13">
        <w:rPr>
          <w:sz w:val="22"/>
          <w:szCs w:val="22"/>
          <w:lang w:val="uk-UA"/>
        </w:rPr>
        <w:t>На підтвердження цього чоловік/дружина Позичальника надав(ла) письмову заяву про таку згоду від «___»_________р.</w:t>
      </w:r>
    </w:p>
    <w:p w:rsidR="00774004" w:rsidRPr="00F30F13" w:rsidRDefault="00774004" w:rsidP="00B352D2">
      <w:pPr>
        <w:shd w:val="clear" w:color="auto" w:fill="E7E6E6" w:themeFill="background2"/>
        <w:jc w:val="both"/>
        <w:rPr>
          <w:bCs/>
          <w:i/>
          <w:color w:val="FF0000"/>
          <w:sz w:val="22"/>
          <w:szCs w:val="22"/>
          <w:lang w:val="uk-UA"/>
        </w:rPr>
      </w:pPr>
      <w:r w:rsidRPr="00F30F13">
        <w:rPr>
          <w:bCs/>
          <w:i/>
          <w:color w:val="FF0000"/>
          <w:sz w:val="22"/>
          <w:szCs w:val="22"/>
          <w:u w:val="single"/>
          <w:lang w:val="uk-UA"/>
        </w:rPr>
        <w:t>Варіант 4</w:t>
      </w:r>
      <w:r w:rsidR="00246D2F" w:rsidRPr="00F30F13">
        <w:rPr>
          <w:bCs/>
          <w:i/>
          <w:color w:val="FF0000"/>
          <w:sz w:val="22"/>
          <w:szCs w:val="22"/>
          <w:lang w:val="uk-UA"/>
        </w:rPr>
        <w:t xml:space="preserve"> - використовується в разі, якщо Позичальник перебуває в зареєстрованому шлюбі/Позичальником подана заява про реєстрацію шлюбу за наявності укладеного шлюбного договору</w:t>
      </w:r>
      <w:r w:rsidRPr="00F30F13">
        <w:rPr>
          <w:bCs/>
          <w:i/>
          <w:color w:val="FF0000"/>
          <w:sz w:val="22"/>
          <w:szCs w:val="22"/>
          <w:lang w:val="uk-UA"/>
        </w:rPr>
        <w:t>:</w:t>
      </w:r>
    </w:p>
    <w:p w:rsidR="00246D2F" w:rsidRPr="00F30F13" w:rsidRDefault="00774004" w:rsidP="00246D2F">
      <w:pPr>
        <w:ind w:firstLine="567"/>
        <w:jc w:val="both"/>
        <w:rPr>
          <w:bCs/>
          <w:noProof/>
          <w:color w:val="000000"/>
          <w:sz w:val="22"/>
          <w:szCs w:val="22"/>
          <w:u w:val="single"/>
          <w:lang w:val="uk-UA"/>
        </w:rPr>
      </w:pPr>
      <w:r w:rsidRPr="00F30F13">
        <w:rPr>
          <w:b/>
          <w:sz w:val="22"/>
          <w:szCs w:val="22"/>
          <w:lang w:val="uk-UA"/>
        </w:rPr>
        <w:t>6.3.12.</w:t>
      </w:r>
      <w:r w:rsidRPr="00F30F13">
        <w:rPr>
          <w:b/>
          <w:sz w:val="22"/>
          <w:szCs w:val="22"/>
          <w:lang w:val="uk-UA"/>
        </w:rPr>
        <w:tab/>
      </w:r>
      <w:r w:rsidR="00246D2F" w:rsidRPr="00F30F13">
        <w:rPr>
          <w:bCs/>
          <w:noProof/>
          <w:color w:val="000000"/>
          <w:sz w:val="22"/>
          <w:szCs w:val="22"/>
          <w:u w:val="single"/>
          <w:lang w:val="uk-UA"/>
        </w:rPr>
        <w:t>Позичальник свідчить, що на момент укладення цього Договору:</w:t>
      </w:r>
    </w:p>
    <w:p w:rsidR="00246D2F" w:rsidRPr="00F30F13" w:rsidRDefault="00246D2F" w:rsidP="00246D2F">
      <w:pPr>
        <w:numPr>
          <w:ilvl w:val="0"/>
          <w:numId w:val="52"/>
        </w:numPr>
        <w:ind w:left="0" w:firstLine="567"/>
        <w:jc w:val="both"/>
        <w:rPr>
          <w:bCs/>
          <w:noProof/>
          <w:color w:val="000000"/>
          <w:sz w:val="22"/>
          <w:szCs w:val="22"/>
          <w:lang w:val="uk-UA"/>
        </w:rPr>
      </w:pPr>
      <w:r w:rsidRPr="00F30F13">
        <w:rPr>
          <w:bCs/>
          <w:noProof/>
          <w:color w:val="000000"/>
          <w:sz w:val="22"/>
          <w:szCs w:val="22"/>
          <w:lang w:val="uk-UA"/>
        </w:rPr>
        <w:t xml:space="preserve">Позичальник перебуває в зареєстрованому шлюбі/Позичальником та ________________ </w:t>
      </w:r>
      <w:r w:rsidRPr="00F30F13">
        <w:rPr>
          <w:bCs/>
          <w:i/>
          <w:noProof/>
          <w:color w:val="000000"/>
          <w:sz w:val="22"/>
          <w:szCs w:val="22"/>
          <w:lang w:val="uk-UA"/>
        </w:rPr>
        <w:t>(зазначається повністю ПІБ нареченого/нареченої Позичальника)</w:t>
      </w:r>
      <w:r w:rsidRPr="00F30F13">
        <w:rPr>
          <w:bCs/>
          <w:noProof/>
          <w:color w:val="000000"/>
          <w:sz w:val="22"/>
          <w:szCs w:val="22"/>
          <w:lang w:val="uk-UA"/>
        </w:rPr>
        <w:t xml:space="preserve"> подана заява про реєстрацію шлюбу </w:t>
      </w:r>
      <w:r w:rsidRPr="00F30F13">
        <w:rPr>
          <w:bCs/>
          <w:i/>
          <w:noProof/>
          <w:color w:val="000000"/>
          <w:sz w:val="22"/>
          <w:szCs w:val="22"/>
          <w:lang w:val="uk-UA"/>
        </w:rPr>
        <w:t>(обирається необхідне);</w:t>
      </w:r>
    </w:p>
    <w:p w:rsidR="00246D2F" w:rsidRPr="00F30F13" w:rsidRDefault="00246D2F" w:rsidP="00246D2F">
      <w:pPr>
        <w:numPr>
          <w:ilvl w:val="0"/>
          <w:numId w:val="52"/>
        </w:numPr>
        <w:ind w:left="0" w:firstLine="567"/>
        <w:jc w:val="both"/>
        <w:rPr>
          <w:bCs/>
          <w:noProof/>
          <w:color w:val="000000"/>
          <w:sz w:val="22"/>
          <w:szCs w:val="22"/>
          <w:lang w:val="uk-UA"/>
        </w:rPr>
      </w:pPr>
      <w:r w:rsidRPr="00F30F13">
        <w:rPr>
          <w:bCs/>
          <w:noProof/>
          <w:color w:val="000000"/>
          <w:sz w:val="22"/>
          <w:szCs w:val="22"/>
          <w:lang w:val="uk-UA"/>
        </w:rPr>
        <w:t xml:space="preserve">Між Позичальником та  _______________ </w:t>
      </w:r>
      <w:r w:rsidRPr="00F30F13">
        <w:rPr>
          <w:bCs/>
          <w:i/>
          <w:noProof/>
          <w:color w:val="000000"/>
          <w:sz w:val="22"/>
          <w:szCs w:val="22"/>
          <w:lang w:val="uk-UA"/>
        </w:rPr>
        <w:t>(зазначається повністю ПІБ чоловіка/дружини Позичальника або ПІБ нареченого/нареченої Позичальника)</w:t>
      </w:r>
      <w:r w:rsidRPr="00F30F13">
        <w:rPr>
          <w:bCs/>
          <w:noProof/>
          <w:color w:val="000000"/>
          <w:sz w:val="22"/>
          <w:szCs w:val="22"/>
          <w:lang w:val="uk-UA"/>
        </w:rPr>
        <w:t xml:space="preserve"> укладений шлюбний договір посвідчений __.__.____ р. (</w:t>
      </w:r>
      <w:r w:rsidRPr="00F30F13">
        <w:rPr>
          <w:bCs/>
          <w:i/>
          <w:noProof/>
          <w:color w:val="000000"/>
          <w:sz w:val="22"/>
          <w:szCs w:val="22"/>
          <w:lang w:val="uk-UA"/>
        </w:rPr>
        <w:t xml:space="preserve">зазначається дата посвідчення), </w:t>
      </w:r>
      <w:r w:rsidRPr="00F30F13">
        <w:rPr>
          <w:bCs/>
          <w:noProof/>
          <w:color w:val="000000"/>
          <w:sz w:val="22"/>
          <w:szCs w:val="22"/>
          <w:lang w:val="uk-UA"/>
        </w:rPr>
        <w:t>приватним нотаріусом ____________________ (</w:t>
      </w:r>
      <w:r w:rsidRPr="00F30F13">
        <w:rPr>
          <w:bCs/>
          <w:i/>
          <w:noProof/>
          <w:color w:val="000000"/>
          <w:sz w:val="22"/>
          <w:szCs w:val="22"/>
          <w:lang w:val="uk-UA"/>
        </w:rPr>
        <w:t>зазначається ПІБ нотаріуса, ______________)</w:t>
      </w:r>
      <w:r w:rsidRPr="00F30F13">
        <w:rPr>
          <w:bCs/>
          <w:noProof/>
          <w:color w:val="000000"/>
          <w:sz w:val="22"/>
          <w:szCs w:val="22"/>
          <w:lang w:val="uk-UA"/>
        </w:rPr>
        <w:t xml:space="preserve"> за реєстровим номером ____ (</w:t>
      </w:r>
      <w:r w:rsidRPr="00F30F13">
        <w:rPr>
          <w:bCs/>
          <w:i/>
          <w:noProof/>
          <w:color w:val="000000"/>
          <w:sz w:val="22"/>
          <w:szCs w:val="22"/>
          <w:lang w:val="uk-UA"/>
        </w:rPr>
        <w:t>вказується реєстровий номер</w:t>
      </w:r>
      <w:r w:rsidRPr="00F30F13">
        <w:rPr>
          <w:bCs/>
          <w:noProof/>
          <w:color w:val="000000"/>
          <w:sz w:val="22"/>
          <w:szCs w:val="22"/>
          <w:lang w:val="uk-UA"/>
        </w:rPr>
        <w:t xml:space="preserve">) </w:t>
      </w:r>
      <w:r w:rsidRPr="00F30F13">
        <w:rPr>
          <w:bCs/>
          <w:i/>
          <w:noProof/>
          <w:color w:val="000000"/>
          <w:sz w:val="22"/>
          <w:szCs w:val="22"/>
          <w:lang w:val="uk-UA"/>
        </w:rPr>
        <w:t xml:space="preserve">(надалі – </w:t>
      </w:r>
      <w:r w:rsidRPr="00F30F13">
        <w:rPr>
          <w:b/>
          <w:bCs/>
          <w:noProof/>
          <w:color w:val="000000"/>
          <w:sz w:val="22"/>
          <w:szCs w:val="22"/>
          <w:lang w:val="uk-UA"/>
        </w:rPr>
        <w:t>Шлюбний договір</w:t>
      </w:r>
      <w:r w:rsidRPr="00F30F13">
        <w:rPr>
          <w:bCs/>
          <w:i/>
          <w:noProof/>
          <w:color w:val="000000"/>
          <w:sz w:val="22"/>
          <w:szCs w:val="22"/>
          <w:lang w:val="uk-UA"/>
        </w:rPr>
        <w:t>)</w:t>
      </w:r>
      <w:r w:rsidRPr="00F30F13">
        <w:rPr>
          <w:bCs/>
          <w:noProof/>
          <w:color w:val="000000"/>
          <w:sz w:val="22"/>
          <w:szCs w:val="22"/>
          <w:lang w:val="uk-UA"/>
        </w:rPr>
        <w:t>,</w:t>
      </w:r>
    </w:p>
    <w:p w:rsidR="00246D2F" w:rsidRPr="00F30F13" w:rsidRDefault="00246D2F" w:rsidP="00246D2F">
      <w:pPr>
        <w:numPr>
          <w:ilvl w:val="0"/>
          <w:numId w:val="52"/>
        </w:numPr>
        <w:ind w:left="0" w:firstLine="567"/>
        <w:jc w:val="both"/>
        <w:rPr>
          <w:bCs/>
          <w:noProof/>
          <w:color w:val="000000"/>
          <w:sz w:val="22"/>
          <w:szCs w:val="22"/>
          <w:lang w:val="uk-UA"/>
        </w:rPr>
      </w:pPr>
      <w:r w:rsidRPr="00F30F13">
        <w:rPr>
          <w:bCs/>
          <w:noProof/>
          <w:color w:val="000000"/>
          <w:sz w:val="22"/>
          <w:szCs w:val="22"/>
          <w:lang w:val="uk-UA"/>
        </w:rPr>
        <w:t>Шлюбний договір, договір про внесення змін до Шлюбного договору, посвідчений  __.__.20__ р. (</w:t>
      </w:r>
      <w:r w:rsidRPr="00F30F13">
        <w:rPr>
          <w:bCs/>
          <w:i/>
          <w:noProof/>
          <w:color w:val="000000"/>
          <w:sz w:val="22"/>
          <w:szCs w:val="22"/>
          <w:lang w:val="uk-UA"/>
        </w:rPr>
        <w:t xml:space="preserve">зазначається дата посвідчення), </w:t>
      </w:r>
      <w:r w:rsidRPr="00F30F13">
        <w:rPr>
          <w:bCs/>
          <w:noProof/>
          <w:color w:val="000000"/>
          <w:sz w:val="22"/>
          <w:szCs w:val="22"/>
          <w:lang w:val="uk-UA"/>
        </w:rPr>
        <w:t>приватним нотаріусом ____________________ (</w:t>
      </w:r>
      <w:r w:rsidRPr="00F30F13">
        <w:rPr>
          <w:bCs/>
          <w:i/>
          <w:noProof/>
          <w:color w:val="000000"/>
          <w:sz w:val="22"/>
          <w:szCs w:val="22"/>
          <w:lang w:val="uk-UA"/>
        </w:rPr>
        <w:t>зазначається ПІБ нотаріуса, ______________)</w:t>
      </w:r>
      <w:r w:rsidRPr="00F30F13">
        <w:rPr>
          <w:bCs/>
          <w:noProof/>
          <w:color w:val="000000"/>
          <w:sz w:val="22"/>
          <w:szCs w:val="22"/>
          <w:lang w:val="uk-UA"/>
        </w:rPr>
        <w:t xml:space="preserve"> за реєстровим номером ____ (</w:t>
      </w:r>
      <w:r w:rsidRPr="00F30F13">
        <w:rPr>
          <w:bCs/>
          <w:i/>
          <w:noProof/>
          <w:color w:val="000000"/>
          <w:sz w:val="22"/>
          <w:szCs w:val="22"/>
          <w:lang w:val="uk-UA"/>
        </w:rPr>
        <w:t>вказується реєстровий номер</w:t>
      </w:r>
      <w:r w:rsidRPr="00F30F13">
        <w:rPr>
          <w:bCs/>
          <w:noProof/>
          <w:color w:val="000000"/>
          <w:sz w:val="22"/>
          <w:szCs w:val="22"/>
          <w:lang w:val="uk-UA"/>
        </w:rPr>
        <w:t>) (</w:t>
      </w:r>
      <w:r w:rsidRPr="00F30F13">
        <w:rPr>
          <w:bCs/>
          <w:i/>
          <w:noProof/>
          <w:color w:val="000000"/>
          <w:sz w:val="22"/>
          <w:szCs w:val="22"/>
          <w:lang w:val="uk-UA"/>
        </w:rPr>
        <w:t>зазначається у разі внесення до Шлюбного договору змін та повторюється необхідну кількість разів в залежності від кількості укладених договорів про внесення змін</w:t>
      </w:r>
      <w:r w:rsidRPr="00F30F13">
        <w:rPr>
          <w:bCs/>
          <w:noProof/>
          <w:color w:val="000000"/>
          <w:sz w:val="22"/>
          <w:szCs w:val="22"/>
          <w:lang w:val="uk-UA"/>
        </w:rPr>
        <w:t>), копія якого/яких (</w:t>
      </w:r>
      <w:r w:rsidRPr="00F30F13">
        <w:rPr>
          <w:bCs/>
          <w:i/>
          <w:noProof/>
          <w:color w:val="000000"/>
          <w:sz w:val="22"/>
          <w:szCs w:val="22"/>
          <w:lang w:val="uk-UA"/>
        </w:rPr>
        <w:t>обирається необхідне</w:t>
      </w:r>
      <w:r w:rsidRPr="00F30F13">
        <w:rPr>
          <w:bCs/>
          <w:noProof/>
          <w:color w:val="000000"/>
          <w:sz w:val="22"/>
          <w:szCs w:val="22"/>
          <w:lang w:val="uk-UA"/>
        </w:rPr>
        <w:t>)  надана в Банк:</w:t>
      </w:r>
    </w:p>
    <w:p w:rsidR="00246D2F" w:rsidRPr="00F30F13" w:rsidRDefault="00246D2F" w:rsidP="00246D2F">
      <w:pPr>
        <w:numPr>
          <w:ilvl w:val="0"/>
          <w:numId w:val="53"/>
        </w:numPr>
        <w:ind w:left="0" w:firstLine="567"/>
        <w:jc w:val="both"/>
        <w:rPr>
          <w:bCs/>
          <w:noProof/>
          <w:color w:val="000000"/>
          <w:sz w:val="22"/>
          <w:szCs w:val="22"/>
          <w:lang w:val="uk-UA"/>
        </w:rPr>
      </w:pPr>
      <w:r w:rsidRPr="00F30F13">
        <w:rPr>
          <w:bCs/>
          <w:noProof/>
          <w:color w:val="000000"/>
          <w:sz w:val="22"/>
          <w:szCs w:val="22"/>
          <w:lang w:val="uk-UA"/>
        </w:rPr>
        <w:t>є чинним/чинними (</w:t>
      </w:r>
      <w:r w:rsidRPr="00F30F13">
        <w:rPr>
          <w:bCs/>
          <w:i/>
          <w:noProof/>
          <w:color w:val="000000"/>
          <w:sz w:val="22"/>
          <w:szCs w:val="22"/>
          <w:lang w:val="uk-UA"/>
        </w:rPr>
        <w:t>обирається необхідне</w:t>
      </w:r>
      <w:r w:rsidRPr="00F30F13">
        <w:rPr>
          <w:bCs/>
          <w:noProof/>
          <w:color w:val="000000"/>
          <w:sz w:val="22"/>
          <w:szCs w:val="22"/>
          <w:lang w:val="uk-UA"/>
        </w:rPr>
        <w:t>);</w:t>
      </w:r>
    </w:p>
    <w:p w:rsidR="00F13E9D" w:rsidRPr="00F30F13" w:rsidRDefault="00246D2F" w:rsidP="00246D2F">
      <w:pPr>
        <w:tabs>
          <w:tab w:val="left" w:pos="993"/>
        </w:tabs>
        <w:ind w:left="284"/>
        <w:jc w:val="both"/>
        <w:rPr>
          <w:sz w:val="22"/>
          <w:szCs w:val="22"/>
          <w:lang w:val="uk-UA"/>
        </w:rPr>
      </w:pPr>
      <w:r w:rsidRPr="00F30F13">
        <w:rPr>
          <w:bCs/>
          <w:noProof/>
          <w:color w:val="000000"/>
          <w:sz w:val="22"/>
          <w:szCs w:val="22"/>
          <w:lang w:val="uk-UA"/>
        </w:rPr>
        <w:t>інші зміни до Шлюбного договору, ніж ті, про які Банку було проінформовано шляхом надання копій договорів про внесення змін до Шлюбного договору, які зазначені  в п. 3) п.6.3.1</w:t>
      </w:r>
      <w:r w:rsidR="000F1F20" w:rsidRPr="00F30F13">
        <w:rPr>
          <w:bCs/>
          <w:noProof/>
          <w:color w:val="000000"/>
          <w:sz w:val="22"/>
          <w:szCs w:val="22"/>
          <w:lang w:val="uk-UA"/>
        </w:rPr>
        <w:t>1</w:t>
      </w:r>
      <w:r w:rsidRPr="00F30F13">
        <w:rPr>
          <w:bCs/>
          <w:noProof/>
          <w:color w:val="000000"/>
          <w:sz w:val="22"/>
          <w:szCs w:val="22"/>
          <w:lang w:val="uk-UA"/>
        </w:rPr>
        <w:t xml:space="preserve"> цього Договору, відсутні</w:t>
      </w:r>
      <w:r w:rsidR="00774004" w:rsidRPr="00F30F13">
        <w:rPr>
          <w:sz w:val="22"/>
          <w:szCs w:val="22"/>
          <w:lang w:val="uk-UA"/>
        </w:rPr>
        <w:t>.</w:t>
      </w:r>
    </w:p>
    <w:p w:rsidR="00F17670" w:rsidRPr="00F30F13" w:rsidRDefault="00F17670" w:rsidP="00011A26">
      <w:pPr>
        <w:numPr>
          <w:ilvl w:val="2"/>
          <w:numId w:val="6"/>
        </w:numPr>
        <w:tabs>
          <w:tab w:val="left" w:pos="993"/>
        </w:tabs>
        <w:ind w:left="284" w:firstLine="0"/>
        <w:jc w:val="both"/>
        <w:rPr>
          <w:sz w:val="22"/>
          <w:szCs w:val="22"/>
          <w:lang w:val="uk-UA"/>
        </w:rPr>
      </w:pPr>
      <w:r w:rsidRPr="00F30F13">
        <w:rPr>
          <w:sz w:val="22"/>
          <w:szCs w:val="22"/>
          <w:lang w:val="uk-UA"/>
        </w:rPr>
        <w:t>Підписанням цього Договору, Позичальник також:</w:t>
      </w:r>
    </w:p>
    <w:p w:rsidR="00F17670" w:rsidRPr="00F30F13" w:rsidRDefault="00F17670" w:rsidP="00011A26">
      <w:pPr>
        <w:numPr>
          <w:ilvl w:val="0"/>
          <w:numId w:val="44"/>
        </w:numPr>
        <w:tabs>
          <w:tab w:val="left" w:pos="851"/>
          <w:tab w:val="left" w:pos="1134"/>
        </w:tabs>
        <w:ind w:left="1134" w:hanging="283"/>
        <w:jc w:val="both"/>
        <w:rPr>
          <w:sz w:val="22"/>
          <w:szCs w:val="22"/>
          <w:lang w:val="uk-UA"/>
        </w:rPr>
      </w:pPr>
      <w:r w:rsidRPr="00F30F13">
        <w:rPr>
          <w:sz w:val="22"/>
          <w:szCs w:val="22"/>
          <w:lang w:val="uk-UA"/>
        </w:rPr>
        <w:t xml:space="preserve">засвідчує та гарантує, що звільняє Банк від будь-якої відповідальності, в тому числі за будь-яку моральну шкоду, майнові збитки, неотримані доходи (вигоду), завдані будь-яким особам внаслідок будь-яких суперечок, претензій, вимог або судових спорів щодо або у зв'язку з наданням Банку інформації та/або документів, пов’язаним з набуттям статусу </w:t>
      </w:r>
      <w:r w:rsidR="00B54C8D" w:rsidRPr="00F30F13">
        <w:rPr>
          <w:sz w:val="22"/>
          <w:szCs w:val="22"/>
          <w:lang w:val="uk-UA"/>
        </w:rPr>
        <w:t>Політично значущої особи, члена її сім’ї або  особи, пов’язаної з політично значущою особою,</w:t>
      </w:r>
      <w:r w:rsidRPr="00F30F13">
        <w:rPr>
          <w:sz w:val="22"/>
          <w:szCs w:val="22"/>
          <w:lang w:val="uk-UA"/>
        </w:rPr>
        <w:t xml:space="preserve"> та приймає на себе повну відповідальність перед такими третіми особами, у тому числі за відшкодування збитків та шкоди;</w:t>
      </w:r>
    </w:p>
    <w:p w:rsidR="00BA66FA" w:rsidRPr="00F30F13" w:rsidRDefault="00F17670" w:rsidP="00011A26">
      <w:pPr>
        <w:numPr>
          <w:ilvl w:val="0"/>
          <w:numId w:val="44"/>
        </w:numPr>
        <w:tabs>
          <w:tab w:val="left" w:pos="851"/>
          <w:tab w:val="left" w:pos="1134"/>
        </w:tabs>
        <w:ind w:left="1134" w:hanging="283"/>
        <w:jc w:val="both"/>
        <w:rPr>
          <w:sz w:val="22"/>
          <w:szCs w:val="22"/>
          <w:lang w:val="uk-UA"/>
        </w:rPr>
      </w:pPr>
      <w:r w:rsidRPr="00F30F13">
        <w:rPr>
          <w:sz w:val="22"/>
          <w:szCs w:val="22"/>
          <w:lang w:val="uk-UA"/>
        </w:rPr>
        <w:t xml:space="preserve">зобов'язується підтримувати дійсність зазначених вище засвідчень і гарантій, а також відшкодувати Банку будь-які майнові збитки, моральну шкоду, неотримані доходи (вигоди), в т.ч. судові витрати та витрати на консультаційні послуги, що виникли внаслідок порушення Позичальником зазначених вище засвідчень і гарантій, або у разі застосування до Банку компетентними органами заходів впливу у зв'язку з порушенням Законодавства про </w:t>
      </w:r>
      <w:r w:rsidR="005E47C8" w:rsidRPr="00F30F13">
        <w:rPr>
          <w:sz w:val="22"/>
          <w:szCs w:val="22"/>
          <w:lang w:val="uk-UA"/>
        </w:rPr>
        <w:t xml:space="preserve">протидію </w:t>
      </w:r>
      <w:r w:rsidRPr="00F30F13">
        <w:rPr>
          <w:sz w:val="22"/>
          <w:szCs w:val="22"/>
          <w:lang w:val="uk-UA"/>
        </w:rPr>
        <w:t>легалізаці</w:t>
      </w:r>
      <w:r w:rsidR="005E47C8" w:rsidRPr="00F30F13">
        <w:rPr>
          <w:sz w:val="22"/>
          <w:szCs w:val="22"/>
          <w:lang w:val="uk-UA"/>
        </w:rPr>
        <w:t>ї</w:t>
      </w:r>
      <w:r w:rsidRPr="00F30F13">
        <w:rPr>
          <w:sz w:val="22"/>
          <w:szCs w:val="22"/>
          <w:lang w:val="uk-UA"/>
        </w:rPr>
        <w:t xml:space="preserve"> з вини Позичальника.</w:t>
      </w:r>
    </w:p>
    <w:p w:rsidR="00A0138E" w:rsidRPr="00F30F13" w:rsidRDefault="00A0138E" w:rsidP="00B352D2">
      <w:pPr>
        <w:numPr>
          <w:ilvl w:val="0"/>
          <w:numId w:val="44"/>
        </w:numPr>
        <w:tabs>
          <w:tab w:val="left" w:pos="851"/>
          <w:tab w:val="left" w:pos="1134"/>
        </w:tabs>
        <w:ind w:left="1134" w:hanging="283"/>
        <w:jc w:val="both"/>
        <w:rPr>
          <w:sz w:val="22"/>
          <w:szCs w:val="22"/>
          <w:lang w:val="uk-UA"/>
        </w:rPr>
      </w:pPr>
      <w:r w:rsidRPr="00F30F13">
        <w:rPr>
          <w:sz w:val="22"/>
          <w:szCs w:val="22"/>
          <w:lang w:val="uk-UA"/>
        </w:rPr>
        <w:t>засвідчує та гарантує, що звільняє Банк від будь-якої відповідальності, пов’язаної з тим, що направлена Банком інформація у спосіб, вказаний в п. 4.1.6. цього Договору, стане доступною третім особам, та відповідальності за відшкодування збитків, пов’язаних з розкриттям інформації у порядку, встановленому цим Договором.</w:t>
      </w:r>
    </w:p>
    <w:p w:rsidR="00666C00" w:rsidRPr="00F30F13" w:rsidRDefault="00666C00" w:rsidP="00B352D2">
      <w:pPr>
        <w:numPr>
          <w:ilvl w:val="0"/>
          <w:numId w:val="44"/>
        </w:numPr>
        <w:tabs>
          <w:tab w:val="left" w:pos="851"/>
          <w:tab w:val="left" w:pos="1134"/>
        </w:tabs>
        <w:ind w:left="1134" w:hanging="283"/>
        <w:jc w:val="both"/>
        <w:rPr>
          <w:sz w:val="22"/>
          <w:szCs w:val="22"/>
          <w:lang w:val="uk-UA"/>
        </w:rPr>
      </w:pPr>
      <w:r w:rsidRPr="00F30F13">
        <w:rPr>
          <w:sz w:val="22"/>
          <w:szCs w:val="22"/>
          <w:lang w:val="uk-UA"/>
        </w:rPr>
        <w:t>гарантує, що з моменту надання Банком Кредиту Транспортний засіб підлягає заміні виключно за умови отримання попередньої письмової згоди Банку на таку заміну.</w:t>
      </w:r>
    </w:p>
    <w:p w:rsidR="00666C00" w:rsidRPr="00F30F13" w:rsidRDefault="00666C00" w:rsidP="00B352D2">
      <w:pPr>
        <w:numPr>
          <w:ilvl w:val="0"/>
          <w:numId w:val="44"/>
        </w:numPr>
        <w:tabs>
          <w:tab w:val="left" w:pos="851"/>
          <w:tab w:val="left" w:pos="1134"/>
        </w:tabs>
        <w:ind w:left="1134" w:hanging="283"/>
        <w:jc w:val="both"/>
        <w:rPr>
          <w:sz w:val="22"/>
          <w:szCs w:val="22"/>
          <w:lang w:val="uk-UA"/>
        </w:rPr>
      </w:pPr>
      <w:r w:rsidRPr="00F30F13">
        <w:rPr>
          <w:sz w:val="22"/>
          <w:szCs w:val="22"/>
          <w:lang w:val="uk-UA"/>
        </w:rPr>
        <w:t>гарантує, що у випадку зміни загальної вартості Транспортного засобу у бік збіль</w:t>
      </w:r>
      <w:r w:rsidR="00BA66FA" w:rsidRPr="00F30F13">
        <w:rPr>
          <w:sz w:val="22"/>
          <w:szCs w:val="22"/>
          <w:lang w:val="uk-UA"/>
        </w:rPr>
        <w:t>шення, оплата різниці</w:t>
      </w:r>
      <w:r w:rsidRPr="00F30F13">
        <w:rPr>
          <w:sz w:val="22"/>
          <w:szCs w:val="22"/>
          <w:lang w:val="uk-UA"/>
        </w:rPr>
        <w:t xml:space="preserve"> між вартістю здійснюється без залучення кредитних коштів Банку.</w:t>
      </w:r>
    </w:p>
    <w:p w:rsidR="00F17670" w:rsidRPr="00F30F13" w:rsidRDefault="00F17670" w:rsidP="00011A26">
      <w:pPr>
        <w:tabs>
          <w:tab w:val="left" w:pos="0"/>
          <w:tab w:val="left" w:pos="567"/>
          <w:tab w:val="left" w:pos="851"/>
        </w:tabs>
        <w:ind w:left="284"/>
        <w:jc w:val="both"/>
        <w:rPr>
          <w:sz w:val="22"/>
          <w:szCs w:val="22"/>
          <w:lang w:val="uk-UA"/>
        </w:rPr>
      </w:pPr>
      <w:r w:rsidRPr="00F30F13">
        <w:rPr>
          <w:sz w:val="22"/>
          <w:szCs w:val="22"/>
          <w:lang w:val="uk-UA"/>
        </w:rPr>
        <w:t>Вищенаведені зобов’язання, засвідчення та гарантії Позичальника, права Банку, є необмеженими строком, безумовними і безвідкличними.</w:t>
      </w:r>
    </w:p>
    <w:p w:rsidR="00F1499C" w:rsidRPr="00F30F13" w:rsidRDefault="00F1499C" w:rsidP="00011A26">
      <w:pPr>
        <w:tabs>
          <w:tab w:val="left" w:pos="0"/>
          <w:tab w:val="left" w:pos="567"/>
          <w:tab w:val="left" w:pos="851"/>
        </w:tabs>
        <w:ind w:left="284"/>
        <w:jc w:val="both"/>
        <w:rPr>
          <w:sz w:val="22"/>
          <w:szCs w:val="22"/>
          <w:lang w:val="uk-UA"/>
        </w:rPr>
      </w:pPr>
    </w:p>
    <w:p w:rsidR="00F17670" w:rsidRPr="00F30F13" w:rsidRDefault="00F17670" w:rsidP="00B352D2">
      <w:pPr>
        <w:numPr>
          <w:ilvl w:val="0"/>
          <w:numId w:val="50"/>
        </w:numPr>
        <w:ind w:hanging="720"/>
        <w:jc w:val="center"/>
        <w:rPr>
          <w:b/>
          <w:sz w:val="24"/>
          <w:szCs w:val="24"/>
          <w:lang w:val="uk-UA"/>
        </w:rPr>
      </w:pPr>
      <w:r w:rsidRPr="00F30F13">
        <w:rPr>
          <w:b/>
          <w:sz w:val="24"/>
          <w:szCs w:val="24"/>
          <w:lang w:val="uk-UA"/>
        </w:rPr>
        <w:t>Конфіденційна інформація та обробк</w:t>
      </w:r>
      <w:r w:rsidR="000F1F20" w:rsidRPr="00F30F13">
        <w:rPr>
          <w:b/>
          <w:sz w:val="24"/>
          <w:szCs w:val="24"/>
          <w:lang w:val="uk-UA"/>
        </w:rPr>
        <w:t>а</w:t>
      </w:r>
      <w:r w:rsidRPr="00F30F13">
        <w:rPr>
          <w:b/>
          <w:sz w:val="24"/>
          <w:szCs w:val="24"/>
          <w:lang w:val="uk-UA"/>
        </w:rPr>
        <w:t xml:space="preserve"> персональних даних</w:t>
      </w:r>
    </w:p>
    <w:p w:rsidR="00F17670" w:rsidRPr="00F30F13" w:rsidRDefault="00F17670" w:rsidP="00011A26">
      <w:pPr>
        <w:numPr>
          <w:ilvl w:val="1"/>
          <w:numId w:val="26"/>
        </w:numPr>
        <w:ind w:left="567" w:hanging="567"/>
        <w:jc w:val="both"/>
        <w:rPr>
          <w:b/>
          <w:sz w:val="22"/>
          <w:szCs w:val="22"/>
          <w:u w:val="single"/>
          <w:lang w:val="uk-UA"/>
        </w:rPr>
      </w:pPr>
      <w:r w:rsidRPr="00F30F13">
        <w:rPr>
          <w:b/>
          <w:sz w:val="22"/>
          <w:szCs w:val="22"/>
          <w:u w:val="single"/>
          <w:lang w:val="uk-UA"/>
        </w:rPr>
        <w:t>Конфіденційна інформація</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 xml:space="preserve">Сторони визнають, що будь-яка інформація, отримана однією із Сторін щодо іншої Сторони в ході переддоговірних відносин по укладенню цього Договору або в ході виконання цього Договору, в тому числі, але не обмежуючись, персональні дані Сторін, їх представників, Поручителя/Майнового поручителя, а також  інформація, яка відповідно до Законодавства та/або внутрішніх нормативних документів Банку віднесена до банківської та/або комерційної таємниці, становить собою конфіденційну інформацію , крім інформації, яка отримана або може бути отримана будь-якою особою з загальнодоступних джерел (далі – Конфіденційна інформація). </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Сторони зобов’язуються, не обмежуючись строком, не повідомляти, не розкривати, не розголошувати або в будь-який інший спосіб не надавати доступ до Конфіденційної інформації будь-яким третім особам, за виключенням таких випадків:</w:t>
      </w:r>
    </w:p>
    <w:p w:rsidR="000F1F20" w:rsidRPr="00F30F13" w:rsidRDefault="000F1F20" w:rsidP="000F1F20">
      <w:pPr>
        <w:tabs>
          <w:tab w:val="left" w:pos="851"/>
        </w:tabs>
        <w:jc w:val="both"/>
        <w:rPr>
          <w:sz w:val="22"/>
          <w:szCs w:val="22"/>
          <w:lang w:val="uk-UA"/>
        </w:rPr>
      </w:pPr>
      <w:r w:rsidRPr="00F30F13">
        <w:rPr>
          <w:sz w:val="22"/>
          <w:szCs w:val="22"/>
          <w:lang w:val="uk-UA"/>
        </w:rPr>
        <w:t>1) наявність визначеного Законодавством обов</w:t>
      </w:r>
      <w:r w:rsidRPr="00F30F13">
        <w:rPr>
          <w:sz w:val="22"/>
          <w:szCs w:val="22"/>
        </w:rPr>
        <w:t>’</w:t>
      </w:r>
      <w:r w:rsidRPr="00F30F13">
        <w:rPr>
          <w:sz w:val="22"/>
          <w:szCs w:val="22"/>
          <w:lang w:val="uk-UA"/>
        </w:rPr>
        <w:t>язку Сторони повідомити Конфіденційну інформацію третій особі;</w:t>
      </w:r>
    </w:p>
    <w:p w:rsidR="000F1F20" w:rsidRPr="00F30F13" w:rsidRDefault="000F1F20" w:rsidP="000F1F20">
      <w:pPr>
        <w:tabs>
          <w:tab w:val="left" w:pos="851"/>
        </w:tabs>
        <w:jc w:val="both"/>
        <w:rPr>
          <w:sz w:val="22"/>
          <w:szCs w:val="22"/>
          <w:lang w:val="uk-UA"/>
        </w:rPr>
      </w:pPr>
      <w:r w:rsidRPr="00F30F13">
        <w:rPr>
          <w:sz w:val="22"/>
          <w:szCs w:val="22"/>
          <w:lang w:val="uk-UA"/>
        </w:rPr>
        <w:t xml:space="preserve">2) наявність письмового дозволу іншої Сторони на розкриття (передачу) Конфіденційної інформації, яка повинна, серед іншого містити виключний перелік Конфіденційної інформації, яка буде розкрита, мету та спосіб розкриття Конфіденційної інформації, дані про особу, якій буде розкрита Конфіденційна інформація; </w:t>
      </w:r>
    </w:p>
    <w:p w:rsidR="000F1F20" w:rsidRPr="00F30F13" w:rsidRDefault="000F1F20" w:rsidP="000F1F20">
      <w:pPr>
        <w:tabs>
          <w:tab w:val="left" w:pos="851"/>
        </w:tabs>
        <w:jc w:val="both"/>
        <w:rPr>
          <w:sz w:val="22"/>
          <w:szCs w:val="22"/>
          <w:lang w:val="uk-UA"/>
        </w:rPr>
      </w:pPr>
      <w:r w:rsidRPr="00F30F13">
        <w:rPr>
          <w:sz w:val="22"/>
          <w:szCs w:val="22"/>
          <w:lang w:val="uk-UA"/>
        </w:rPr>
        <w:t>3) в інших випадках, визначених пунктами 7.1.3.цього Договору.</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Сторони підтверджують, що Банк з метою виконання обов’язків, визначених Законодавством, та захисту своїх законних інтересів має право розкрити (передати) Конфіденційну інформацію стосовно Позичальника, в тому числі, його персональні дані, інформацію щодо фінансового стану, фінансових операцій Позичальника (включаючи, але не обмежуючись будь-якою фінансовою, економічною чи іншою інформацією, що складає банківську таємницю відповідно до Закону України «Про банки і банківську діяльність»/таємницю фінансової послуги відповідно до Закону України «Про фінансові послуги та фінансові компанії», конфіденційну інформацію, у тому числі інформацію про причини невиконання Позичальником зобов’язань за цим Договором, про дисконт, за яким права вимоги за цим Договором можуть бути відчужені іншому кредитору, про результати незалежної оцінки вартості цих прав вимоги), умов цього Договору та порядку виконання зобов’язань за ним, яка стала відома Банку в процесі укладання та виконання цього Договору та/або в процесі організації надання банківських та інших фінансових послуг, таким особам у нижченаведених випадках:</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новому кредитору за Договором, будь-якій особі резиденту України чи нерезиденту, що має намір набути або набуває права вимоги за Договором та Іпотечним договором з будь-яких підстав, що не суперечать Законодавству, повністю чи частково приймає на себе відповідальність за виконання Позичальником Зобов’язання за цим Договором та/або пов’язані із цим ризики, або обтяжує права вимоги за цим Договором на свою користь будь-яким іншим чином;</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 xml:space="preserve">аудиторам, суб’єктам оціночної діяльності, рейтинговим агентствам, незалежним юридичним радникам, </w:t>
      </w:r>
      <w:r w:rsidRPr="00F30F13">
        <w:rPr>
          <w:rFonts w:hint="eastAsia"/>
          <w:sz w:val="22"/>
          <w:szCs w:val="22"/>
          <w:lang w:val="uk-UA"/>
        </w:rPr>
        <w:t>провайдерам</w:t>
      </w:r>
      <w:r w:rsidRPr="00F30F13">
        <w:rPr>
          <w:sz w:val="22"/>
          <w:szCs w:val="22"/>
          <w:lang w:val="uk-UA"/>
        </w:rPr>
        <w:t xml:space="preserve"> </w:t>
      </w:r>
      <w:r w:rsidRPr="00F30F13">
        <w:rPr>
          <w:rFonts w:hint="eastAsia"/>
          <w:sz w:val="22"/>
          <w:szCs w:val="22"/>
          <w:lang w:val="uk-UA"/>
        </w:rPr>
        <w:t>сервісів</w:t>
      </w:r>
      <w:r w:rsidRPr="00F30F13">
        <w:rPr>
          <w:sz w:val="22"/>
          <w:szCs w:val="22"/>
          <w:lang w:val="uk-UA"/>
        </w:rPr>
        <w:t xml:space="preserve"> </w:t>
      </w:r>
      <w:r w:rsidRPr="00F30F13">
        <w:rPr>
          <w:rFonts w:hint="eastAsia"/>
          <w:sz w:val="22"/>
          <w:szCs w:val="22"/>
          <w:lang w:val="uk-UA"/>
        </w:rPr>
        <w:t>мобільних</w:t>
      </w:r>
      <w:r w:rsidRPr="00F30F13">
        <w:rPr>
          <w:sz w:val="22"/>
          <w:szCs w:val="22"/>
          <w:lang w:val="uk-UA"/>
        </w:rPr>
        <w:t xml:space="preserve"> </w:t>
      </w:r>
      <w:r w:rsidRPr="00F30F13">
        <w:rPr>
          <w:rFonts w:hint="eastAsia"/>
          <w:sz w:val="22"/>
          <w:szCs w:val="22"/>
          <w:lang w:val="uk-UA"/>
        </w:rPr>
        <w:t>платежів</w:t>
      </w:r>
      <w:r w:rsidRPr="00F30F13">
        <w:rPr>
          <w:sz w:val="22"/>
          <w:szCs w:val="22"/>
          <w:lang w:val="uk-UA"/>
        </w:rPr>
        <w:t xml:space="preserve"> </w:t>
      </w:r>
      <w:r w:rsidRPr="00F30F13">
        <w:rPr>
          <w:rFonts w:hint="eastAsia"/>
          <w:sz w:val="22"/>
          <w:szCs w:val="22"/>
          <w:lang w:val="uk-UA"/>
        </w:rPr>
        <w:t>та</w:t>
      </w:r>
      <w:r w:rsidRPr="00F30F13">
        <w:rPr>
          <w:sz w:val="22"/>
          <w:szCs w:val="22"/>
          <w:lang w:val="uk-UA"/>
        </w:rPr>
        <w:t xml:space="preserve"> </w:t>
      </w:r>
      <w:r w:rsidRPr="00F30F13">
        <w:rPr>
          <w:rFonts w:hint="eastAsia"/>
          <w:sz w:val="22"/>
          <w:szCs w:val="22"/>
          <w:lang w:val="uk-UA"/>
        </w:rPr>
        <w:t>електронних</w:t>
      </w:r>
      <w:r w:rsidRPr="00F30F13">
        <w:rPr>
          <w:sz w:val="22"/>
          <w:szCs w:val="22"/>
          <w:lang w:val="uk-UA"/>
        </w:rPr>
        <w:t xml:space="preserve"> </w:t>
      </w:r>
      <w:r w:rsidRPr="00F30F13">
        <w:rPr>
          <w:rFonts w:hint="eastAsia"/>
          <w:sz w:val="22"/>
          <w:szCs w:val="22"/>
          <w:lang w:val="uk-UA"/>
        </w:rPr>
        <w:t>гаманців</w:t>
      </w:r>
      <w:r w:rsidRPr="00F30F13">
        <w:rPr>
          <w:sz w:val="22"/>
          <w:szCs w:val="22"/>
          <w:lang w:val="uk-UA"/>
        </w:rPr>
        <w:t xml:space="preserve">, </w:t>
      </w:r>
      <w:r w:rsidRPr="00F30F13">
        <w:rPr>
          <w:rFonts w:hint="eastAsia"/>
          <w:sz w:val="22"/>
          <w:szCs w:val="22"/>
          <w:lang w:val="uk-UA"/>
        </w:rPr>
        <w:t>органам</w:t>
      </w:r>
      <w:r w:rsidRPr="00F30F13">
        <w:rPr>
          <w:sz w:val="22"/>
          <w:szCs w:val="22"/>
          <w:lang w:val="uk-UA"/>
        </w:rPr>
        <w:t xml:space="preserve"> </w:t>
      </w:r>
      <w:r w:rsidRPr="00F30F13">
        <w:rPr>
          <w:rFonts w:hint="eastAsia"/>
          <w:sz w:val="22"/>
          <w:szCs w:val="22"/>
          <w:lang w:val="uk-UA"/>
        </w:rPr>
        <w:t>Антимонопольного</w:t>
      </w:r>
      <w:r w:rsidRPr="00F30F13">
        <w:rPr>
          <w:sz w:val="22"/>
          <w:szCs w:val="22"/>
          <w:lang w:val="uk-UA"/>
        </w:rPr>
        <w:t xml:space="preserve"> </w:t>
      </w:r>
      <w:r w:rsidRPr="00F30F13">
        <w:rPr>
          <w:rFonts w:hint="eastAsia"/>
          <w:sz w:val="22"/>
          <w:szCs w:val="22"/>
          <w:lang w:val="uk-UA"/>
        </w:rPr>
        <w:t>комітету</w:t>
      </w:r>
      <w:r w:rsidRPr="00F30F13">
        <w:rPr>
          <w:sz w:val="22"/>
          <w:szCs w:val="22"/>
          <w:lang w:val="uk-UA"/>
        </w:rPr>
        <w:t xml:space="preserve"> </w:t>
      </w:r>
      <w:r w:rsidRPr="00F30F13">
        <w:rPr>
          <w:rFonts w:hint="eastAsia"/>
          <w:sz w:val="22"/>
          <w:szCs w:val="22"/>
          <w:lang w:val="uk-UA"/>
        </w:rPr>
        <w:t>України</w:t>
      </w:r>
      <w:r w:rsidRPr="00F30F13">
        <w:rPr>
          <w:sz w:val="22"/>
          <w:szCs w:val="22"/>
          <w:lang w:val="uk-UA"/>
        </w:rPr>
        <w:t xml:space="preserve">, адвокатам, експертам, інвестиційним, фінансовим посередникам та іншим юридичним та фізичним особам у разі, якщо відповідна інформація за цим Договором, </w:t>
      </w:r>
      <w:r w:rsidRPr="00F30F13">
        <w:rPr>
          <w:rStyle w:val="fontstyle01"/>
          <w:rFonts w:ascii="Times New Roman" w:hAnsi="Times New Roman"/>
          <w:sz w:val="22"/>
          <w:szCs w:val="22"/>
          <w:lang w:val="uk-UA"/>
        </w:rPr>
        <w:t>(</w:t>
      </w:r>
      <w:r w:rsidRPr="00F30F13">
        <w:rPr>
          <w:rStyle w:val="fontstyle01"/>
          <w:rFonts w:ascii="Times New Roman" w:hAnsi="Times New Roman" w:hint="eastAsia"/>
          <w:b w:val="0"/>
          <w:sz w:val="22"/>
          <w:szCs w:val="22"/>
          <w:lang w:val="uk-UA"/>
        </w:rPr>
        <w:t>на</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їх</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вимогу</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та</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в</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рамках</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дослідження</w:t>
      </w:r>
      <w:r w:rsidRPr="00F30F13">
        <w:rPr>
          <w:rStyle w:val="fontstyle01"/>
          <w:rFonts w:ascii="Times New Roman" w:hAnsi="Times New Roman"/>
          <w:b w:val="0"/>
          <w:sz w:val="22"/>
          <w:szCs w:val="22"/>
          <w:lang w:val="uk-UA"/>
        </w:rPr>
        <w:t>/</w:t>
      </w:r>
      <w:r w:rsidRPr="00F30F13">
        <w:rPr>
          <w:rStyle w:val="fontstyle01"/>
          <w:rFonts w:ascii="Times New Roman" w:hAnsi="Times New Roman" w:hint="eastAsia"/>
          <w:b w:val="0"/>
          <w:sz w:val="22"/>
          <w:szCs w:val="22"/>
          <w:lang w:val="uk-UA"/>
        </w:rPr>
        <w:t>розгляду</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справи</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в</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тому</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числі</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порушеної</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внаслідок</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звернення</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Позичальника</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якщо</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відповідна</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інформація</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стосовно</w:t>
      </w:r>
      <w:r w:rsidRPr="00F30F13">
        <w:rPr>
          <w:rStyle w:val="fontstyle01"/>
          <w:rFonts w:ascii="Times New Roman" w:hAnsi="Times New Roman"/>
          <w:sz w:val="22"/>
          <w:szCs w:val="22"/>
          <w:lang w:val="uk-UA"/>
        </w:rPr>
        <w:t xml:space="preserve"> </w:t>
      </w:r>
      <w:r w:rsidRPr="00F30F13">
        <w:rPr>
          <w:rStyle w:val="fontstyle01"/>
          <w:rFonts w:ascii="Times New Roman" w:hAnsi="Times New Roman" w:hint="eastAsia"/>
          <w:b w:val="0"/>
          <w:sz w:val="22"/>
          <w:szCs w:val="22"/>
          <w:lang w:val="uk-UA"/>
        </w:rPr>
        <w:t>Позичальника</w:t>
      </w:r>
      <w:r w:rsidRPr="00F30F13">
        <w:rPr>
          <w:rStyle w:val="fontstyle01"/>
          <w:rFonts w:ascii="Times New Roman" w:hAnsi="Times New Roman"/>
          <w:sz w:val="22"/>
          <w:szCs w:val="22"/>
          <w:lang w:val="uk-UA"/>
        </w:rPr>
        <w:t xml:space="preserve"> </w:t>
      </w:r>
      <w:r w:rsidRPr="00F30F13">
        <w:rPr>
          <w:sz w:val="22"/>
          <w:szCs w:val="22"/>
          <w:lang w:val="uk-UA"/>
        </w:rPr>
        <w:t>є необхідною для здійснення Банком фінансових чи інших операцій в ході своєї звичайної діяльності, а також у випадку, якщо вони надають Банку послуги, пов‘язані з основною діяльністю Банку та повинні бути обізнаними з інформацією, що стосується діяльності Банку, організації надання банківських та інших фінансових послуг Банку за цим Договором</w:t>
      </w:r>
      <w:r w:rsidRPr="00F30F13">
        <w:rPr>
          <w:b/>
          <w:sz w:val="22"/>
          <w:szCs w:val="22"/>
          <w:lang w:val="uk-UA"/>
        </w:rPr>
        <w:t xml:space="preserve">, </w:t>
      </w:r>
      <w:r w:rsidRPr="00F30F13">
        <w:rPr>
          <w:rStyle w:val="fontstyle01"/>
          <w:rFonts w:ascii="Times New Roman" w:hAnsi="Times New Roman" w:hint="eastAsia"/>
          <w:b w:val="0"/>
          <w:sz w:val="22"/>
          <w:szCs w:val="22"/>
          <w:lang w:val="uk-UA"/>
        </w:rPr>
        <w:t>в</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тому</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числі</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з</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інформацією</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стосовно</w:t>
      </w:r>
      <w:r w:rsidRPr="00F30F13">
        <w:rPr>
          <w:rStyle w:val="fontstyle01"/>
          <w:rFonts w:ascii="Times New Roman" w:hAnsi="Times New Roman"/>
          <w:b w:val="0"/>
          <w:sz w:val="22"/>
          <w:szCs w:val="22"/>
          <w:lang w:val="uk-UA"/>
        </w:rPr>
        <w:t xml:space="preserve"> </w:t>
      </w:r>
      <w:r w:rsidRPr="00F30F13">
        <w:rPr>
          <w:rStyle w:val="fontstyle01"/>
          <w:rFonts w:ascii="Times New Roman" w:hAnsi="Times New Roman" w:hint="eastAsia"/>
          <w:b w:val="0"/>
          <w:sz w:val="22"/>
          <w:szCs w:val="22"/>
          <w:lang w:val="uk-UA"/>
        </w:rPr>
        <w:t>Позичальника</w:t>
      </w:r>
      <w:r w:rsidRPr="00F30F13">
        <w:rPr>
          <w:b/>
          <w:sz w:val="22"/>
          <w:szCs w:val="22"/>
          <w:lang w:val="uk-UA"/>
        </w:rPr>
        <w:t>;</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органам державної влади та місцевого самоврядування, іншим органам та організаціям, які відповідно до Законодавства мають право здійснювати перевірки фінансово-господарської та іншої діяльності Банку на підставі їх офіційного запиту та/або у процесі здійснення перевірки фінансово-господарської та іншої діяльності Банку;</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правоохоронним органам, суду, третейському суду, міжнародному комерційному арбітражу, нотаріусу, посадовим особам органів місцевого самоврядування та іноземним консульським установам, уповноваженим на вчинення нотаріальних дій, для захисту своїх прав та законних інтересів у справах, учасником у яких він є, в Україні або за кордоном;</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представникам, спадкоємцям, Поручителю, Майновому поручителю</w:t>
      </w:r>
      <w:r w:rsidRPr="00F30F13">
        <w:rPr>
          <w:sz w:val="22"/>
          <w:szCs w:val="22"/>
        </w:rPr>
        <w:t>;</w:t>
      </w:r>
    </w:p>
    <w:p w:rsidR="000F1F20" w:rsidRPr="00F30F13"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Колекторській компанії, залученій до врегулювання простроченої заборгованості;</w:t>
      </w:r>
    </w:p>
    <w:p w:rsidR="00736B84" w:rsidRPr="00F30F13" w:rsidRDefault="00736B84"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 xml:space="preserve">офіційним дистриб’юторам, які уповноважені виробником на здійснення продажу транспортних засобів марки, до якої належить Транспортний засіб, на території України та/або організацію проведення передпродажної підготовки та/або гарантійного та </w:t>
      </w:r>
      <w:proofErr w:type="spellStart"/>
      <w:r w:rsidRPr="00F30F13">
        <w:rPr>
          <w:sz w:val="22"/>
          <w:szCs w:val="22"/>
          <w:lang w:val="uk-UA"/>
        </w:rPr>
        <w:t>післяпродажного</w:t>
      </w:r>
      <w:proofErr w:type="spellEnd"/>
      <w:r w:rsidRPr="00F30F13">
        <w:rPr>
          <w:sz w:val="22"/>
          <w:szCs w:val="22"/>
          <w:lang w:val="uk-UA"/>
        </w:rPr>
        <w:t xml:space="preserve"> обслуговування через свою дилерську мережу;</w:t>
      </w:r>
    </w:p>
    <w:p w:rsidR="000F1F20" w:rsidRPr="00F30F13" w:rsidRDefault="000F1F20" w:rsidP="000F1F20">
      <w:pPr>
        <w:numPr>
          <w:ilvl w:val="0"/>
          <w:numId w:val="4"/>
        </w:numPr>
        <w:tabs>
          <w:tab w:val="left" w:pos="-1843"/>
          <w:tab w:val="left" w:pos="567"/>
        </w:tabs>
        <w:ind w:left="284" w:firstLine="0"/>
        <w:jc w:val="both"/>
        <w:rPr>
          <w:b/>
          <w:sz w:val="22"/>
          <w:szCs w:val="22"/>
          <w:lang w:val="uk-UA"/>
        </w:rPr>
      </w:pPr>
      <w:r w:rsidRPr="00F30F13">
        <w:rPr>
          <w:sz w:val="22"/>
          <w:szCs w:val="22"/>
          <w:lang w:val="uk-UA"/>
        </w:rPr>
        <w:t xml:space="preserve">іншим банківським установам на їх запит у процесі здійснення ними фінансового моніторингу та/або у разі прийняття рішення про надання фінансових послуг </w:t>
      </w:r>
    </w:p>
    <w:p w:rsidR="000F1F20" w:rsidRPr="00F30F13" w:rsidRDefault="000F1F20" w:rsidP="000F1F20">
      <w:pPr>
        <w:tabs>
          <w:tab w:val="left" w:pos="-1843"/>
          <w:tab w:val="left" w:pos="993"/>
        </w:tabs>
        <w:jc w:val="both"/>
        <w:rPr>
          <w:b/>
          <w:i/>
          <w:iCs/>
          <w:color w:val="FF0000"/>
          <w:sz w:val="22"/>
          <w:szCs w:val="22"/>
          <w:u w:val="single"/>
          <w:lang w:val="uk-UA"/>
        </w:rPr>
      </w:pPr>
      <w:r w:rsidRPr="00F30F13">
        <w:rPr>
          <w:b/>
          <w:i/>
          <w:iCs/>
          <w:color w:val="FF0000"/>
          <w:sz w:val="22"/>
          <w:szCs w:val="22"/>
          <w:u w:val="single"/>
          <w:lang w:val="uk-UA"/>
        </w:rPr>
        <w:t xml:space="preserve">п.7.1.3. </w:t>
      </w:r>
      <w:proofErr w:type="spellStart"/>
      <w:r w:rsidRPr="00F30F13">
        <w:rPr>
          <w:b/>
          <w:i/>
          <w:iCs/>
          <w:color w:val="FF0000"/>
          <w:sz w:val="22"/>
          <w:szCs w:val="22"/>
          <w:u w:val="single"/>
          <w:lang w:val="uk-UA"/>
        </w:rPr>
        <w:t>догоору</w:t>
      </w:r>
      <w:proofErr w:type="spellEnd"/>
      <w:r w:rsidRPr="00F30F13">
        <w:rPr>
          <w:b/>
          <w:i/>
          <w:iCs/>
          <w:color w:val="FF0000"/>
          <w:sz w:val="22"/>
          <w:szCs w:val="22"/>
          <w:u w:val="single"/>
          <w:lang w:val="uk-UA"/>
        </w:rPr>
        <w:t xml:space="preserve"> доповнюється підпунктом </w:t>
      </w:r>
      <w:r w:rsidR="00CC4DBF" w:rsidRPr="00F30F13">
        <w:rPr>
          <w:b/>
          <w:i/>
          <w:iCs/>
          <w:color w:val="FF0000"/>
          <w:sz w:val="22"/>
          <w:szCs w:val="22"/>
          <w:u w:val="single"/>
          <w:lang w:val="uk-UA"/>
        </w:rPr>
        <w:t>9</w:t>
      </w:r>
      <w:r w:rsidRPr="00F30F13">
        <w:rPr>
          <w:b/>
          <w:i/>
          <w:iCs/>
          <w:color w:val="FF0000"/>
          <w:sz w:val="22"/>
          <w:szCs w:val="22"/>
          <w:u w:val="single"/>
          <w:lang w:val="uk-UA"/>
        </w:rPr>
        <w:t xml:space="preserve"> у разі, якщо Позичальник є пов’язаною з банком особою:</w:t>
      </w:r>
    </w:p>
    <w:p w:rsidR="000F1F20" w:rsidRDefault="000F1F20" w:rsidP="000F1F20">
      <w:pPr>
        <w:numPr>
          <w:ilvl w:val="0"/>
          <w:numId w:val="4"/>
        </w:numPr>
        <w:tabs>
          <w:tab w:val="left" w:pos="-1843"/>
          <w:tab w:val="left" w:pos="567"/>
        </w:tabs>
        <w:ind w:left="284" w:firstLine="0"/>
        <w:jc w:val="both"/>
        <w:rPr>
          <w:sz w:val="22"/>
          <w:szCs w:val="22"/>
          <w:lang w:val="uk-UA"/>
        </w:rPr>
      </w:pPr>
      <w:r w:rsidRPr="00F30F13">
        <w:rPr>
          <w:sz w:val="22"/>
          <w:szCs w:val="22"/>
          <w:lang w:val="uk-UA"/>
        </w:rPr>
        <w:t>розміщати на своєму веб-сайті відомості про Позичальника: прізвище, ім’я та по батькові, розмір простроченого зобов’язання, кількість днів прострочення, якщо Позичальник прострочив виконання зобов’язань (за основною сумою та процентами) за цим Договором на строк понад 180 днів.</w:t>
      </w:r>
    </w:p>
    <w:p w:rsidR="00C40068" w:rsidRPr="004D40C1" w:rsidRDefault="00C40068" w:rsidP="00C40068">
      <w:pPr>
        <w:tabs>
          <w:tab w:val="left" w:pos="-1843"/>
          <w:tab w:val="left" w:pos="567"/>
        </w:tabs>
        <w:ind w:left="284"/>
        <w:jc w:val="both"/>
        <w:rPr>
          <w:b/>
          <w:bCs/>
          <w:i/>
          <w:iCs/>
          <w:color w:val="FF0000"/>
          <w:sz w:val="22"/>
          <w:szCs w:val="22"/>
          <w:lang w:val="uk-UA"/>
        </w:rPr>
      </w:pPr>
      <w:r w:rsidRPr="004D40C1">
        <w:rPr>
          <w:b/>
          <w:bCs/>
          <w:i/>
          <w:iCs/>
          <w:color w:val="FF0000"/>
          <w:sz w:val="22"/>
          <w:szCs w:val="22"/>
          <w:lang w:val="uk-UA"/>
        </w:rPr>
        <w:t>Договір доповнюється підпунктом 7.1.3.1. у разі, якщо Кредит надається, за прискореною процедурою, шляхом розміщення інформації щодо Позичальника в «Інформаційні системі» Продавця_(автосалону).</w:t>
      </w:r>
    </w:p>
    <w:p w:rsidR="00C40068" w:rsidRPr="00C40068" w:rsidRDefault="00C40068" w:rsidP="00C40068">
      <w:pPr>
        <w:tabs>
          <w:tab w:val="left" w:pos="-1843"/>
          <w:tab w:val="left" w:pos="567"/>
        </w:tabs>
        <w:ind w:left="284"/>
        <w:jc w:val="both"/>
        <w:rPr>
          <w:sz w:val="22"/>
          <w:szCs w:val="22"/>
          <w:lang w:val="uk-UA"/>
        </w:rPr>
      </w:pPr>
      <w:r w:rsidRPr="00C40068">
        <w:rPr>
          <w:sz w:val="22"/>
          <w:szCs w:val="22"/>
        </w:rPr>
        <w:t>7.1.3.1. Для уникнення сумнівів, Позичальник</w:t>
      </w:r>
      <w:r w:rsidRPr="00C40068">
        <w:rPr>
          <w:sz w:val="22"/>
          <w:szCs w:val="22"/>
          <w:lang w:val="uk-UA"/>
        </w:rPr>
        <w:t xml:space="preserve"> повідомлений та підтверджує, що обмін та/або розкриття інформації, зазначеної у п.7.1.3. цього Договору, в тому числі, персональних даних Позичальника, між Банком та Продавцем, зокрема, через інформаційну систему Продавця, здійснювався з дозволу Позичальника та в обсязі, необхідному для виконання заходів, які передували укладенню цього Договору та Договору купівлі-продажу Транспортного засобу</w:t>
      </w:r>
      <w:r w:rsidRPr="00C40068">
        <w:rPr>
          <w:sz w:val="22"/>
          <w:szCs w:val="22"/>
        </w:rPr>
        <w:t>.</w:t>
      </w:r>
    </w:p>
    <w:p w:rsidR="00C40068" w:rsidRPr="00F30F13" w:rsidRDefault="00C40068" w:rsidP="00C40068">
      <w:pPr>
        <w:tabs>
          <w:tab w:val="left" w:pos="-1843"/>
          <w:tab w:val="left" w:pos="567"/>
        </w:tabs>
        <w:ind w:left="284"/>
        <w:jc w:val="both"/>
        <w:rPr>
          <w:sz w:val="22"/>
          <w:szCs w:val="22"/>
          <w:lang w:val="uk-UA"/>
        </w:rPr>
      </w:pPr>
      <w:r w:rsidRPr="00C40068">
        <w:rPr>
          <w:sz w:val="22"/>
          <w:szCs w:val="22"/>
          <w:lang w:val="uk-UA"/>
        </w:rPr>
        <w:t xml:space="preserve">Позичальник також повідомлений про те, що Продавець </w:t>
      </w:r>
      <w:proofErr w:type="spellStart"/>
      <w:r w:rsidRPr="00C40068">
        <w:rPr>
          <w:sz w:val="22"/>
          <w:szCs w:val="22"/>
        </w:rPr>
        <w:t>зобов’язаний</w:t>
      </w:r>
      <w:proofErr w:type="spellEnd"/>
      <w:r w:rsidRPr="00C40068">
        <w:rPr>
          <w:sz w:val="22"/>
          <w:szCs w:val="22"/>
        </w:rPr>
        <w:t xml:space="preserve"> </w:t>
      </w:r>
      <w:proofErr w:type="spellStart"/>
      <w:r w:rsidRPr="00C40068">
        <w:rPr>
          <w:sz w:val="22"/>
          <w:szCs w:val="22"/>
        </w:rPr>
        <w:t>встановити</w:t>
      </w:r>
      <w:proofErr w:type="spellEnd"/>
      <w:r w:rsidRPr="00C40068">
        <w:rPr>
          <w:sz w:val="22"/>
          <w:szCs w:val="22"/>
        </w:rPr>
        <w:t xml:space="preserve"> </w:t>
      </w:r>
      <w:proofErr w:type="spellStart"/>
      <w:r w:rsidRPr="00C40068">
        <w:rPr>
          <w:sz w:val="22"/>
          <w:szCs w:val="22"/>
        </w:rPr>
        <w:t>особливий</w:t>
      </w:r>
      <w:proofErr w:type="spellEnd"/>
      <w:r w:rsidRPr="00C40068">
        <w:rPr>
          <w:sz w:val="22"/>
          <w:szCs w:val="22"/>
        </w:rPr>
        <w:t xml:space="preserve"> порядок </w:t>
      </w:r>
      <w:proofErr w:type="spellStart"/>
      <w:r w:rsidRPr="00C40068">
        <w:rPr>
          <w:sz w:val="22"/>
          <w:szCs w:val="22"/>
        </w:rPr>
        <w:t>реєстрації</w:t>
      </w:r>
      <w:proofErr w:type="spellEnd"/>
      <w:r w:rsidRPr="00C40068">
        <w:rPr>
          <w:sz w:val="22"/>
          <w:szCs w:val="22"/>
        </w:rPr>
        <w:t xml:space="preserve">, </w:t>
      </w:r>
      <w:proofErr w:type="spellStart"/>
      <w:r w:rsidRPr="00C40068">
        <w:rPr>
          <w:sz w:val="22"/>
          <w:szCs w:val="22"/>
        </w:rPr>
        <w:t>використання</w:t>
      </w:r>
      <w:proofErr w:type="spellEnd"/>
      <w:r w:rsidRPr="00C40068">
        <w:rPr>
          <w:sz w:val="22"/>
          <w:szCs w:val="22"/>
        </w:rPr>
        <w:t xml:space="preserve">, </w:t>
      </w:r>
      <w:proofErr w:type="spellStart"/>
      <w:r w:rsidRPr="00C40068">
        <w:rPr>
          <w:sz w:val="22"/>
          <w:szCs w:val="22"/>
        </w:rPr>
        <w:t>зберігання</w:t>
      </w:r>
      <w:proofErr w:type="spellEnd"/>
      <w:r w:rsidRPr="00C40068">
        <w:rPr>
          <w:sz w:val="22"/>
          <w:szCs w:val="22"/>
        </w:rPr>
        <w:t xml:space="preserve"> та доступу до </w:t>
      </w:r>
      <w:proofErr w:type="spellStart"/>
      <w:r w:rsidRPr="00C40068">
        <w:rPr>
          <w:sz w:val="22"/>
          <w:szCs w:val="22"/>
        </w:rPr>
        <w:t>інформації</w:t>
      </w:r>
      <w:proofErr w:type="spellEnd"/>
      <w:r w:rsidRPr="00C40068">
        <w:rPr>
          <w:sz w:val="22"/>
          <w:szCs w:val="22"/>
        </w:rPr>
        <w:t xml:space="preserve">, не </w:t>
      </w:r>
      <w:proofErr w:type="spellStart"/>
      <w:r w:rsidRPr="00C40068">
        <w:rPr>
          <w:sz w:val="22"/>
          <w:szCs w:val="22"/>
        </w:rPr>
        <w:t>допускати</w:t>
      </w:r>
      <w:proofErr w:type="spellEnd"/>
      <w:r w:rsidRPr="00C40068">
        <w:rPr>
          <w:sz w:val="22"/>
          <w:szCs w:val="22"/>
        </w:rPr>
        <w:t xml:space="preserve"> </w:t>
      </w:r>
      <w:proofErr w:type="spellStart"/>
      <w:r w:rsidRPr="00C40068">
        <w:rPr>
          <w:sz w:val="22"/>
          <w:szCs w:val="22"/>
        </w:rPr>
        <w:t>розголошення</w:t>
      </w:r>
      <w:proofErr w:type="spellEnd"/>
      <w:r w:rsidRPr="00C40068">
        <w:rPr>
          <w:sz w:val="22"/>
          <w:szCs w:val="22"/>
        </w:rPr>
        <w:t xml:space="preserve"> та/</w:t>
      </w:r>
      <w:proofErr w:type="spellStart"/>
      <w:r w:rsidRPr="00C40068">
        <w:rPr>
          <w:sz w:val="22"/>
          <w:szCs w:val="22"/>
        </w:rPr>
        <w:t>або</w:t>
      </w:r>
      <w:proofErr w:type="spellEnd"/>
      <w:r w:rsidRPr="00C40068">
        <w:rPr>
          <w:sz w:val="22"/>
          <w:szCs w:val="22"/>
        </w:rPr>
        <w:t xml:space="preserve"> </w:t>
      </w:r>
      <w:proofErr w:type="spellStart"/>
      <w:r w:rsidRPr="00C40068">
        <w:rPr>
          <w:sz w:val="22"/>
          <w:szCs w:val="22"/>
        </w:rPr>
        <w:t>використання</w:t>
      </w:r>
      <w:proofErr w:type="spellEnd"/>
      <w:r w:rsidRPr="00C40068">
        <w:rPr>
          <w:sz w:val="22"/>
          <w:szCs w:val="22"/>
        </w:rPr>
        <w:t xml:space="preserve"> </w:t>
      </w:r>
      <w:proofErr w:type="spellStart"/>
      <w:r w:rsidRPr="00C40068">
        <w:rPr>
          <w:sz w:val="22"/>
          <w:szCs w:val="22"/>
        </w:rPr>
        <w:t>інформації</w:t>
      </w:r>
      <w:proofErr w:type="spellEnd"/>
      <w:r w:rsidRPr="00C40068">
        <w:rPr>
          <w:sz w:val="22"/>
          <w:szCs w:val="22"/>
        </w:rPr>
        <w:t xml:space="preserve"> на свою </w:t>
      </w:r>
      <w:proofErr w:type="spellStart"/>
      <w:r w:rsidRPr="00C40068">
        <w:rPr>
          <w:sz w:val="22"/>
          <w:szCs w:val="22"/>
        </w:rPr>
        <w:t>користь</w:t>
      </w:r>
      <w:proofErr w:type="spellEnd"/>
      <w:r w:rsidRPr="00C40068">
        <w:rPr>
          <w:sz w:val="22"/>
          <w:szCs w:val="22"/>
        </w:rPr>
        <w:t xml:space="preserve"> </w:t>
      </w:r>
      <w:proofErr w:type="spellStart"/>
      <w:r w:rsidRPr="00C40068">
        <w:rPr>
          <w:sz w:val="22"/>
          <w:szCs w:val="22"/>
        </w:rPr>
        <w:t>чи</w:t>
      </w:r>
      <w:proofErr w:type="spellEnd"/>
      <w:r w:rsidRPr="00C40068">
        <w:rPr>
          <w:sz w:val="22"/>
          <w:szCs w:val="22"/>
        </w:rPr>
        <w:t xml:space="preserve"> на </w:t>
      </w:r>
      <w:proofErr w:type="spellStart"/>
      <w:r w:rsidRPr="00C40068">
        <w:rPr>
          <w:sz w:val="22"/>
          <w:szCs w:val="22"/>
        </w:rPr>
        <w:t>користь</w:t>
      </w:r>
      <w:proofErr w:type="spellEnd"/>
      <w:r w:rsidRPr="00C40068">
        <w:rPr>
          <w:sz w:val="22"/>
          <w:szCs w:val="22"/>
        </w:rPr>
        <w:t xml:space="preserve"> </w:t>
      </w:r>
      <w:proofErr w:type="spellStart"/>
      <w:r w:rsidRPr="00C40068">
        <w:rPr>
          <w:sz w:val="22"/>
          <w:szCs w:val="22"/>
        </w:rPr>
        <w:t>третіх</w:t>
      </w:r>
      <w:proofErr w:type="spellEnd"/>
      <w:r w:rsidRPr="00C40068">
        <w:rPr>
          <w:sz w:val="22"/>
          <w:szCs w:val="22"/>
        </w:rPr>
        <w:t xml:space="preserve"> </w:t>
      </w:r>
      <w:proofErr w:type="spellStart"/>
      <w:r w:rsidRPr="00C40068">
        <w:rPr>
          <w:sz w:val="22"/>
          <w:szCs w:val="22"/>
        </w:rPr>
        <w:t>осіб</w:t>
      </w:r>
      <w:proofErr w:type="spellEnd"/>
      <w:r w:rsidRPr="00C40068">
        <w:rPr>
          <w:sz w:val="22"/>
          <w:szCs w:val="22"/>
        </w:rPr>
        <w:t xml:space="preserve"> </w:t>
      </w:r>
      <w:proofErr w:type="spellStart"/>
      <w:r w:rsidRPr="00C40068">
        <w:rPr>
          <w:sz w:val="22"/>
          <w:szCs w:val="22"/>
        </w:rPr>
        <w:t>його</w:t>
      </w:r>
      <w:proofErr w:type="spellEnd"/>
      <w:r w:rsidRPr="00C40068">
        <w:rPr>
          <w:sz w:val="22"/>
          <w:szCs w:val="22"/>
        </w:rPr>
        <w:t xml:space="preserve"> </w:t>
      </w:r>
      <w:proofErr w:type="spellStart"/>
      <w:r w:rsidRPr="00C40068">
        <w:rPr>
          <w:sz w:val="22"/>
          <w:szCs w:val="22"/>
        </w:rPr>
        <w:t>працівниками</w:t>
      </w:r>
      <w:proofErr w:type="spellEnd"/>
      <w:r w:rsidRPr="00C40068">
        <w:rPr>
          <w:sz w:val="22"/>
          <w:szCs w:val="22"/>
        </w:rPr>
        <w:t xml:space="preserve">, </w:t>
      </w:r>
      <w:proofErr w:type="spellStart"/>
      <w:r w:rsidRPr="00C40068">
        <w:rPr>
          <w:sz w:val="22"/>
          <w:szCs w:val="22"/>
        </w:rPr>
        <w:t>посадовими</w:t>
      </w:r>
      <w:proofErr w:type="spellEnd"/>
      <w:r w:rsidRPr="00C40068">
        <w:rPr>
          <w:sz w:val="22"/>
          <w:szCs w:val="22"/>
        </w:rPr>
        <w:t xml:space="preserve"> та </w:t>
      </w:r>
      <w:proofErr w:type="spellStart"/>
      <w:r w:rsidRPr="00C40068">
        <w:rPr>
          <w:sz w:val="22"/>
          <w:szCs w:val="22"/>
        </w:rPr>
        <w:t>службовими</w:t>
      </w:r>
      <w:proofErr w:type="spellEnd"/>
      <w:r w:rsidRPr="00C40068">
        <w:rPr>
          <w:sz w:val="22"/>
          <w:szCs w:val="22"/>
        </w:rPr>
        <w:t xml:space="preserve"> особами</w:t>
      </w:r>
      <w:r w:rsidRPr="00C40068">
        <w:rPr>
          <w:sz w:val="22"/>
          <w:szCs w:val="22"/>
          <w:lang w:val="uk-UA"/>
        </w:rPr>
        <w:t xml:space="preserve"> та самостійно </w:t>
      </w:r>
      <w:proofErr w:type="spellStart"/>
      <w:r w:rsidRPr="00C40068">
        <w:rPr>
          <w:sz w:val="22"/>
          <w:szCs w:val="22"/>
        </w:rPr>
        <w:t>несе</w:t>
      </w:r>
      <w:proofErr w:type="spellEnd"/>
      <w:r w:rsidRPr="00C40068">
        <w:rPr>
          <w:sz w:val="22"/>
          <w:szCs w:val="22"/>
        </w:rPr>
        <w:t xml:space="preserve"> </w:t>
      </w:r>
      <w:proofErr w:type="spellStart"/>
      <w:r w:rsidRPr="00C40068">
        <w:rPr>
          <w:sz w:val="22"/>
          <w:szCs w:val="22"/>
        </w:rPr>
        <w:t>визначену</w:t>
      </w:r>
      <w:proofErr w:type="spellEnd"/>
      <w:r w:rsidRPr="00C40068">
        <w:rPr>
          <w:sz w:val="22"/>
          <w:szCs w:val="22"/>
        </w:rPr>
        <w:t xml:space="preserve"> </w:t>
      </w:r>
      <w:proofErr w:type="spellStart"/>
      <w:r w:rsidRPr="00C40068">
        <w:rPr>
          <w:sz w:val="22"/>
          <w:szCs w:val="22"/>
        </w:rPr>
        <w:t>чинним</w:t>
      </w:r>
      <w:proofErr w:type="spellEnd"/>
      <w:r w:rsidRPr="00C40068">
        <w:rPr>
          <w:sz w:val="22"/>
          <w:szCs w:val="22"/>
        </w:rPr>
        <w:t xml:space="preserve"> </w:t>
      </w:r>
      <w:proofErr w:type="spellStart"/>
      <w:r w:rsidRPr="00C40068">
        <w:rPr>
          <w:sz w:val="22"/>
          <w:szCs w:val="22"/>
        </w:rPr>
        <w:t>законодавством</w:t>
      </w:r>
      <w:proofErr w:type="spellEnd"/>
      <w:r w:rsidRPr="00C40068">
        <w:rPr>
          <w:sz w:val="22"/>
          <w:szCs w:val="22"/>
        </w:rPr>
        <w:t xml:space="preserve"> </w:t>
      </w:r>
      <w:proofErr w:type="spellStart"/>
      <w:r w:rsidRPr="00C40068">
        <w:rPr>
          <w:sz w:val="22"/>
          <w:szCs w:val="22"/>
        </w:rPr>
        <w:t>України</w:t>
      </w:r>
      <w:proofErr w:type="spellEnd"/>
      <w:r w:rsidRPr="00C40068">
        <w:rPr>
          <w:sz w:val="22"/>
          <w:szCs w:val="22"/>
        </w:rPr>
        <w:t xml:space="preserve"> </w:t>
      </w:r>
      <w:proofErr w:type="spellStart"/>
      <w:r w:rsidRPr="00C40068">
        <w:rPr>
          <w:sz w:val="22"/>
          <w:szCs w:val="22"/>
        </w:rPr>
        <w:t>відповідальність</w:t>
      </w:r>
      <w:proofErr w:type="spellEnd"/>
      <w:r w:rsidRPr="00C40068">
        <w:rPr>
          <w:sz w:val="22"/>
          <w:szCs w:val="22"/>
        </w:rPr>
        <w:t xml:space="preserve"> за </w:t>
      </w:r>
      <w:r w:rsidRPr="00C40068">
        <w:rPr>
          <w:sz w:val="22"/>
          <w:szCs w:val="22"/>
          <w:lang w:val="uk-UA"/>
        </w:rPr>
        <w:t>з</w:t>
      </w:r>
      <w:proofErr w:type="spellStart"/>
      <w:r w:rsidRPr="00C40068">
        <w:rPr>
          <w:sz w:val="22"/>
          <w:szCs w:val="22"/>
        </w:rPr>
        <w:t>береження</w:t>
      </w:r>
      <w:proofErr w:type="spellEnd"/>
      <w:r w:rsidRPr="00C40068">
        <w:rPr>
          <w:sz w:val="22"/>
          <w:szCs w:val="22"/>
        </w:rPr>
        <w:t xml:space="preserve"> </w:t>
      </w:r>
      <w:r w:rsidRPr="00C40068">
        <w:rPr>
          <w:sz w:val="22"/>
          <w:szCs w:val="22"/>
          <w:lang w:val="uk-UA"/>
        </w:rPr>
        <w:t xml:space="preserve">конфіденційної </w:t>
      </w:r>
      <w:proofErr w:type="spellStart"/>
      <w:r w:rsidRPr="00C40068">
        <w:rPr>
          <w:sz w:val="22"/>
          <w:szCs w:val="22"/>
        </w:rPr>
        <w:t>інформації</w:t>
      </w:r>
      <w:proofErr w:type="spellEnd"/>
      <w:r w:rsidRPr="00C40068">
        <w:rPr>
          <w:sz w:val="22"/>
          <w:szCs w:val="22"/>
          <w:lang w:val="uk-UA"/>
        </w:rPr>
        <w:t>, а також захист персональних даних при їх обробці відповідно до Закону України «Про захист персональних даних».</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Конфіденційна інформація, що підлягає розкриттю у випадках, передбачених пп.7.1.3 цього пункту Договору, розкривається (передається) Банком в обсязі, необхідному для досягнення цілей, у відповідності до яких вона передається.</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Відповідно до вимог частини восьмої статті 12 Закону України «Про споживче кредитування» та відповідно до частини шостої статті 27 Закону України «Про фінансові послуги та фінансові компанії», Позичальник надає Банку згоду на доступ до інформації, що складає його кредитну історію, та на збір, зберігання, використання та поширення через Приватне акціонерне товариство «Перше всеукраїнське бюро кредитних історій» (02002, м. Київ, вул. Євгена Сверстюка, 11),  Приватне акціонерне товариство «Міжнародне бюро кредитних історій» (</w:t>
      </w:r>
      <w:r w:rsidR="00B63956" w:rsidRPr="00F30F13">
        <w:rPr>
          <w:sz w:val="22"/>
          <w:szCs w:val="22"/>
          <w:lang w:val="uk-UA"/>
        </w:rPr>
        <w:t xml:space="preserve">03117, м. Київ, </w:t>
      </w:r>
      <w:proofErr w:type="spellStart"/>
      <w:r w:rsidR="008B659C" w:rsidRPr="00F30F13">
        <w:rPr>
          <w:sz w:val="22"/>
          <w:szCs w:val="22"/>
          <w:lang w:val="uk-UA"/>
        </w:rPr>
        <w:t>просп</w:t>
      </w:r>
      <w:proofErr w:type="spellEnd"/>
      <w:r w:rsidR="008B659C" w:rsidRPr="00F30F13">
        <w:rPr>
          <w:sz w:val="22"/>
          <w:szCs w:val="22"/>
          <w:lang w:val="uk-UA"/>
        </w:rPr>
        <w:t>.</w:t>
      </w:r>
      <w:r w:rsidR="00B63956" w:rsidRPr="00F30F13">
        <w:rPr>
          <w:sz w:val="22"/>
          <w:szCs w:val="22"/>
          <w:lang w:val="uk-UA"/>
        </w:rPr>
        <w:t xml:space="preserve"> Берестейський, 65</w:t>
      </w:r>
      <w:r w:rsidRPr="00F30F13">
        <w:rPr>
          <w:sz w:val="22"/>
          <w:szCs w:val="22"/>
          <w:lang w:val="uk-UA"/>
        </w:rPr>
        <w:t>),  Товариство з обмеженою відповідальністю «Українське бюро кредитних історій» (01001, м. Київ, вул. Грушевського, 1-д), які включені до Єдиного реєстру бюро кредитних історій, через Кредитний реєстр НБУ, інформації про Позичальника в обсязі, визначеному Законом України «Про організацію формування та обігу кредитних історій» та Законом України «Про банки і банківську діяльність.</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Позичальник, підписанням цього Договору, надає</w:t>
      </w:r>
      <w:r w:rsidRPr="00F30F13">
        <w:rPr>
          <w:bCs/>
          <w:sz w:val="22"/>
          <w:szCs w:val="22"/>
          <w:lang w:val="uk-UA"/>
        </w:rPr>
        <w:t xml:space="preserve"> свою згоду на отримання Банком інформації з Державного реєстру актів цивільного стану громадян у порядку та обсязі, встановленому Міністерством юстиції України.</w:t>
      </w:r>
    </w:p>
    <w:p w:rsidR="000F1F20" w:rsidRPr="00F30F13" w:rsidRDefault="00F801F0" w:rsidP="000F1F20">
      <w:pPr>
        <w:numPr>
          <w:ilvl w:val="2"/>
          <w:numId w:val="24"/>
        </w:numPr>
        <w:tabs>
          <w:tab w:val="left" w:pos="851"/>
        </w:tabs>
        <w:ind w:left="0" w:firstLine="0"/>
        <w:jc w:val="both"/>
        <w:rPr>
          <w:sz w:val="22"/>
          <w:szCs w:val="22"/>
          <w:lang w:val="uk-UA"/>
        </w:rPr>
      </w:pPr>
      <w:r w:rsidRPr="00F30F13">
        <w:rPr>
          <w:sz w:val="22"/>
          <w:szCs w:val="22"/>
          <w:lang w:val="uk-UA"/>
        </w:rPr>
        <w:t>Позичальник надає згоду на взаємодію при врегулюванні простроченої заборгованості Позичальника за цим Договором, в тому числі, шляхом телефонних розмов, через канал для комунікацій (смс-інформування, месенджер, електронна пошта, інтернет-банкінг) на адреси, номери телефонів, електронну пошту, надані (зазначені ним в будь-яких документах) Позичальником Банку або які стали відомі Банку іншим чином, а Банк (а у</w:t>
      </w:r>
      <w:r w:rsidRPr="00F30F13">
        <w:rPr>
          <w:sz w:val="22"/>
          <w:szCs w:val="22"/>
        </w:rPr>
        <w:t> </w:t>
      </w:r>
      <w:r w:rsidRPr="00F30F13">
        <w:rPr>
          <w:sz w:val="22"/>
          <w:szCs w:val="22"/>
          <w:lang w:val="uk-UA"/>
        </w:rPr>
        <w:t xml:space="preserve"> разі залучення, Новий кредитор або Колекторська компанія) визнає обов’язок здійснювати фіксування кожної безпосередньої взаємодії з питань врегулювання простроченої заборгованості (у разі виникнення) з Позичальником, представником, спадкоємцем, Поручителем, Майновим поручителем, за допомогою відео- та/або звукозаписувального технічного засобу, з обов’язковим попередженням зазначених осіб про таке фіксування. При цьому Позичальник звільняє Банк від будь-якої відповідальності, пов’язаної з тим, що направлена таким способом інформація стане доступною третім особам та відповідальності за відшкодування збитків, пов’язаних з розкриттям інформації в порядку, встановленому даним Договором</w:t>
      </w:r>
      <w:r w:rsidR="006F4FA6" w:rsidRPr="00F30F13">
        <w:rPr>
          <w:sz w:val="22"/>
          <w:szCs w:val="22"/>
          <w:lang w:val="uk-UA"/>
        </w:rPr>
        <w:t>.</w:t>
      </w:r>
    </w:p>
    <w:p w:rsidR="000F1F20" w:rsidRPr="00F30F13" w:rsidRDefault="000F1F20" w:rsidP="000F1F20">
      <w:pPr>
        <w:numPr>
          <w:ilvl w:val="2"/>
          <w:numId w:val="24"/>
        </w:numPr>
        <w:tabs>
          <w:tab w:val="left" w:pos="851"/>
        </w:tabs>
        <w:ind w:left="0" w:firstLine="0"/>
        <w:jc w:val="both"/>
        <w:rPr>
          <w:sz w:val="22"/>
          <w:szCs w:val="22"/>
          <w:lang w:val="uk-UA"/>
        </w:rPr>
      </w:pPr>
      <w:r w:rsidRPr="00F30F13">
        <w:rPr>
          <w:sz w:val="22"/>
          <w:szCs w:val="22"/>
          <w:lang w:val="uk-UA"/>
        </w:rPr>
        <w:t xml:space="preserve">Банку, Новому кредитору, Колекторській компанії забороняється повідомляти інформацію про укладення Позичальником Договору, його умови, стан виконання, наявність простроченої заборгованості та її розмір третім особам, які не є стороною цього Договору, взаємодія з якими не передбачена цим Договором та які не надали згоду на таку взаємодію. Умови даного пункту не застосовуються на випадки передачі інформації представникам, спадкоємцям, Поручителю, Майновому поручителю Позичальника.  </w:t>
      </w:r>
    </w:p>
    <w:p w:rsidR="000F1F20" w:rsidRPr="00F30F13" w:rsidRDefault="000F1F20" w:rsidP="00F30F13">
      <w:pPr>
        <w:numPr>
          <w:ilvl w:val="1"/>
          <w:numId w:val="26"/>
        </w:numPr>
        <w:ind w:left="567" w:hanging="567"/>
        <w:jc w:val="both"/>
        <w:rPr>
          <w:b/>
          <w:sz w:val="22"/>
          <w:szCs w:val="22"/>
          <w:lang w:val="uk-UA"/>
        </w:rPr>
      </w:pPr>
      <w:r w:rsidRPr="00F30F13">
        <w:rPr>
          <w:b/>
          <w:sz w:val="22"/>
          <w:szCs w:val="22"/>
          <w:lang w:val="uk-UA"/>
        </w:rPr>
        <w:t>Обробка персональних даних</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Підставами для обробки персональних даних Сторін за цим Договором зокрема, їх збирання, реєстрацію, накопичення, зберігання, адаптування, зміну, поновлення, використання і поширення (розповсюдження, передачу), знеособлення, знищення, у тому числі з використанням інформаційних (автоматизованих) систем, в тому числі, до моменту укладення цього Договору, є:</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1) укладання та виконання цього Договору;</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2) необхідність виконання обов’язку володільця персональних даних, який передбачений Законодавством;</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 xml:space="preserve">3) необхідність захисту законних інтересів володільця персональних даних або третьої особи, якій передаються персональні дані. </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Банк є володільцем персональних даних Позичальника, які були зібрані, зареєстровані, накопичені</w:t>
      </w:r>
      <w:r w:rsidRPr="00F30F13">
        <w:rPr>
          <w:rFonts w:ascii="Times New Roman" w:hAnsi="Times New Roman"/>
        </w:rPr>
        <w:t xml:space="preserve"> </w:t>
      </w:r>
      <w:r w:rsidRPr="00F30F13">
        <w:rPr>
          <w:rFonts w:ascii="Times New Roman" w:hAnsi="Times New Roman"/>
          <w:lang w:val="uk-UA"/>
        </w:rPr>
        <w:t xml:space="preserve">Банком під час укладення цього Договору, в тому числі, але не обмежуючись, під час проведення належної перевірки Позичальника, а також в процесі виконання цього Договору. </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Персональні дані Сторін цього Договору, які зібрані, зареєстровані, накопичені Сторонами під час укладення цього Договору, в тому числі, але не обмежуючись, під час проведення належної перевірки Позичальника, обробляються Сторонами з метою:</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1) виконання цього Договору;</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2) виконання обов’язку володільця персональних даних, який передбачений Законодавством;</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 xml:space="preserve">3) захисту законних інтересів володільця персональних даних або третьої особи, якій передаються персональні дані. </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Підстави, мета та порядок обробки персональних даних Поручителя, Майнового поручителя визначаються укладеним з ним договором.</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За цим Договором обробляються персональні дані Позичальника, склад та зміст яких визначений  заявами, анкетами, опитувальниками, документами та їх копіями, які заповнені, підписані, надані Позичальником під час укладення цього Договору, в тому числі, але не обмежуючись, під час проведення належної перевірки Позичальника, а також в процесі виконання цього Договору в результаті моніторингу змін та оновлення персональних даних Позичальника.</w:t>
      </w:r>
    </w:p>
    <w:p w:rsidR="000F1F20" w:rsidRPr="00F30F13" w:rsidRDefault="000F1F20" w:rsidP="00F30F13">
      <w:pPr>
        <w:pStyle w:val="af4"/>
        <w:numPr>
          <w:ilvl w:val="2"/>
          <w:numId w:val="83"/>
        </w:numPr>
        <w:ind w:left="0" w:firstLine="0"/>
        <w:jc w:val="both"/>
        <w:rPr>
          <w:rFonts w:ascii="Times New Roman" w:hAnsi="Times New Roman"/>
          <w:lang w:val="uk-UA"/>
        </w:rPr>
      </w:pPr>
      <w:r w:rsidRPr="00F30F13">
        <w:rPr>
          <w:rFonts w:ascii="Times New Roman" w:hAnsi="Times New Roman"/>
          <w:lang w:val="uk-UA"/>
        </w:rPr>
        <w:t>Банк обробляє персональні дані Позичальника відповідно до вимог Закону України «Про захист персональних даних» та з урахуванням наступних особливостей:</w:t>
      </w:r>
    </w:p>
    <w:p w:rsidR="000F1F20" w:rsidRPr="00F30F13" w:rsidRDefault="000F1F20" w:rsidP="00F30F13">
      <w:pPr>
        <w:pStyle w:val="af4"/>
        <w:tabs>
          <w:tab w:val="left" w:pos="851"/>
        </w:tabs>
        <w:spacing w:after="0"/>
        <w:ind w:left="0"/>
        <w:jc w:val="both"/>
        <w:rPr>
          <w:rFonts w:ascii="Times New Roman" w:hAnsi="Times New Roman"/>
          <w:lang w:val="uk-UA"/>
        </w:rPr>
      </w:pPr>
      <w:r w:rsidRPr="00F30F13">
        <w:rPr>
          <w:rFonts w:ascii="Times New Roman" w:hAnsi="Times New Roman"/>
          <w:lang w:val="uk-UA"/>
        </w:rPr>
        <w:t>1) З метою виконання цього Договору Банк використовує персональні дані Позичальника, в тому числі, для проведення фінансових операцій за участі Позичальника відповідно до цього Договору, повідомлення Позичальника засобами електронних комунікацій або поштового зв</w:t>
      </w:r>
      <w:r w:rsidRPr="00F30F13">
        <w:rPr>
          <w:rFonts w:ascii="Times New Roman" w:hAnsi="Times New Roman"/>
        </w:rPr>
        <w:t>’</w:t>
      </w:r>
      <w:r w:rsidRPr="00F30F13">
        <w:rPr>
          <w:rFonts w:ascii="Times New Roman" w:hAnsi="Times New Roman"/>
          <w:lang w:val="uk-UA"/>
        </w:rPr>
        <w:t>язку про стан виконання цього Договору.</w:t>
      </w:r>
    </w:p>
    <w:p w:rsidR="000F1F20" w:rsidRPr="00F30F13" w:rsidRDefault="000F1F20" w:rsidP="00D676E0">
      <w:pPr>
        <w:tabs>
          <w:tab w:val="left" w:pos="851"/>
        </w:tabs>
        <w:jc w:val="both"/>
        <w:rPr>
          <w:sz w:val="22"/>
          <w:szCs w:val="22"/>
          <w:lang w:val="uk-UA"/>
        </w:rPr>
      </w:pPr>
      <w:r w:rsidRPr="00F30F13">
        <w:rPr>
          <w:sz w:val="22"/>
          <w:szCs w:val="22"/>
          <w:lang w:val="uk-UA"/>
        </w:rPr>
        <w:t xml:space="preserve">2) З метою виконання обов’язків Банку, які передбачені Законодавством та з метою захисту законних інтересів Банку або третьої особи, якій передаються персональні дані, Банк використовує персональні дані Позичальника, для моніторингу змін цих даних та їх оновлення, протидії шахрайству та фінансовим злочинам, взаємодії при врегулюванні простроченої заборгованості, здійснення бізнес-аналізу процесів Банку, контроля якості обслуговування клієнтів та оцінки ефективності співробітників Банку, визначення кредитного рейтингу Позичальника, направлення комерційних пропозицій Банку та рекламних матеріалів. </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3) Банк накопичує, поєднує, систематизує та зберігає персональні дані Позичальника у паперовій формі та в інформаційних (автоматизованих) системах.</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4) Банк зберігає персональні дані Позичальника із забезпеченням їх цілісності, дотриманням режиму доступу до персональних даних Позичальника працівниками Банку, застосуванням інших заходів організаційного та технічного характеру, спрямованих на недопущення несанкціонованої зміни, блокування даних або незаконного поширення (витоку) даних.</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 xml:space="preserve">5) Банк зберігає персональні дані Позичальника упродовж строку позовної давності, а також </w:t>
      </w:r>
      <w:proofErr w:type="spellStart"/>
      <w:r w:rsidRPr="00F30F13">
        <w:rPr>
          <w:rFonts w:ascii="Times New Roman" w:hAnsi="Times New Roman"/>
          <w:lang w:val="uk-UA"/>
        </w:rPr>
        <w:t>доархівного</w:t>
      </w:r>
      <w:proofErr w:type="spellEnd"/>
      <w:r w:rsidRPr="00F30F13">
        <w:rPr>
          <w:rFonts w:ascii="Times New Roman" w:hAnsi="Times New Roman"/>
          <w:lang w:val="uk-UA"/>
        </w:rPr>
        <w:t xml:space="preserve"> та архівного збереження інформації та документів, які містять персональні дані Позичальника, відповідно до вимог Законодавства.</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6) Банк поширює (розповсюджує, передає) персональні дані Позичальника відповідно до положень п.7.1. цього Договору.</w:t>
      </w:r>
    </w:p>
    <w:p w:rsidR="000F1F20" w:rsidRPr="00F30F13" w:rsidRDefault="000F1F20" w:rsidP="000F1F20">
      <w:pPr>
        <w:pStyle w:val="af4"/>
        <w:tabs>
          <w:tab w:val="left" w:pos="851"/>
        </w:tabs>
        <w:ind w:left="0"/>
        <w:jc w:val="both"/>
        <w:rPr>
          <w:rFonts w:ascii="Times New Roman" w:hAnsi="Times New Roman"/>
          <w:lang w:val="uk-UA"/>
        </w:rPr>
      </w:pPr>
      <w:r w:rsidRPr="00F30F13">
        <w:rPr>
          <w:rFonts w:ascii="Times New Roman" w:hAnsi="Times New Roman"/>
          <w:lang w:val="uk-UA"/>
        </w:rPr>
        <w:t>7) Банк забезпечує захист персональних даних Позичальника відповідно до вимог Законодавства.</w:t>
      </w:r>
    </w:p>
    <w:p w:rsidR="000F1F20" w:rsidRPr="00F30F13" w:rsidRDefault="00F801F0" w:rsidP="00F30F13">
      <w:pPr>
        <w:pStyle w:val="af4"/>
        <w:numPr>
          <w:ilvl w:val="2"/>
          <w:numId w:val="83"/>
        </w:numPr>
        <w:ind w:left="0" w:firstLine="0"/>
        <w:jc w:val="both"/>
        <w:rPr>
          <w:rFonts w:ascii="Times New Roman" w:hAnsi="Times New Roman"/>
          <w:b/>
          <w:u w:val="single"/>
          <w:lang w:val="uk-UA"/>
        </w:rPr>
      </w:pPr>
      <w:r w:rsidRPr="00F30F13">
        <w:rPr>
          <w:rFonts w:ascii="Times New Roman" w:hAnsi="Times New Roman"/>
          <w:lang w:val="uk-UA"/>
        </w:rPr>
        <w:t xml:space="preserve">Позичальник </w:t>
      </w:r>
      <w:proofErr w:type="spellStart"/>
      <w:r w:rsidRPr="00F30F13">
        <w:rPr>
          <w:rFonts w:ascii="Times New Roman" w:hAnsi="Times New Roman"/>
        </w:rPr>
        <w:t>підтверджує</w:t>
      </w:r>
      <w:proofErr w:type="spellEnd"/>
      <w:r w:rsidRPr="00F30F13">
        <w:rPr>
          <w:rFonts w:ascii="Times New Roman" w:hAnsi="Times New Roman"/>
        </w:rPr>
        <w:t xml:space="preserve">, </w:t>
      </w:r>
      <w:proofErr w:type="spellStart"/>
      <w:r w:rsidRPr="00F30F13">
        <w:rPr>
          <w:rFonts w:ascii="Times New Roman" w:hAnsi="Times New Roman"/>
        </w:rPr>
        <w:t>що</w:t>
      </w:r>
      <w:proofErr w:type="spellEnd"/>
      <w:r w:rsidRPr="00F30F13">
        <w:rPr>
          <w:rFonts w:ascii="Times New Roman" w:hAnsi="Times New Roman"/>
        </w:rPr>
        <w:t xml:space="preserve"> </w:t>
      </w:r>
      <w:proofErr w:type="spellStart"/>
      <w:r w:rsidRPr="00F30F13">
        <w:rPr>
          <w:rFonts w:ascii="Times New Roman" w:hAnsi="Times New Roman"/>
        </w:rPr>
        <w:t>він</w:t>
      </w:r>
      <w:proofErr w:type="spellEnd"/>
      <w:r w:rsidRPr="00F30F13">
        <w:rPr>
          <w:rFonts w:ascii="Times New Roman" w:hAnsi="Times New Roman"/>
        </w:rPr>
        <w:t xml:space="preserve"> </w:t>
      </w:r>
      <w:proofErr w:type="spellStart"/>
      <w:r w:rsidRPr="00F30F13">
        <w:rPr>
          <w:rFonts w:ascii="Times New Roman" w:hAnsi="Times New Roman"/>
        </w:rPr>
        <w:t>повідомлений</w:t>
      </w:r>
      <w:proofErr w:type="spellEnd"/>
      <w:r w:rsidRPr="00F30F13">
        <w:rPr>
          <w:rFonts w:ascii="Times New Roman" w:hAnsi="Times New Roman"/>
        </w:rPr>
        <w:t xml:space="preserve"> (</w:t>
      </w:r>
      <w:proofErr w:type="spellStart"/>
      <w:r w:rsidRPr="00F30F13">
        <w:rPr>
          <w:rFonts w:ascii="Times New Roman" w:hAnsi="Times New Roman"/>
        </w:rPr>
        <w:t>проінформований</w:t>
      </w:r>
      <w:proofErr w:type="spellEnd"/>
      <w:r w:rsidRPr="00F30F13">
        <w:rPr>
          <w:rFonts w:ascii="Times New Roman" w:hAnsi="Times New Roman"/>
        </w:rPr>
        <w:t xml:space="preserve">) </w:t>
      </w:r>
      <w:r w:rsidRPr="00F30F13">
        <w:rPr>
          <w:rFonts w:ascii="Times New Roman" w:hAnsi="Times New Roman"/>
          <w:lang w:val="uk-UA"/>
        </w:rPr>
        <w:t>Банком</w:t>
      </w:r>
      <w:r w:rsidRPr="00F30F13">
        <w:rPr>
          <w:rFonts w:ascii="Times New Roman" w:hAnsi="Times New Roman"/>
        </w:rPr>
        <w:t xml:space="preserve"> в момент </w:t>
      </w:r>
      <w:proofErr w:type="spellStart"/>
      <w:r w:rsidRPr="00F30F13">
        <w:rPr>
          <w:rFonts w:ascii="Times New Roman" w:hAnsi="Times New Roman"/>
        </w:rPr>
        <w:t>підписання</w:t>
      </w:r>
      <w:proofErr w:type="spellEnd"/>
      <w:r w:rsidRPr="00F30F13">
        <w:rPr>
          <w:rFonts w:ascii="Times New Roman" w:hAnsi="Times New Roman"/>
        </w:rPr>
        <w:t xml:space="preserve"> </w:t>
      </w:r>
      <w:proofErr w:type="spellStart"/>
      <w:r w:rsidRPr="00F30F13">
        <w:rPr>
          <w:rFonts w:ascii="Times New Roman" w:hAnsi="Times New Roman"/>
        </w:rPr>
        <w:t>цього</w:t>
      </w:r>
      <w:proofErr w:type="spellEnd"/>
      <w:r w:rsidRPr="00F30F13">
        <w:rPr>
          <w:rFonts w:ascii="Times New Roman" w:hAnsi="Times New Roman"/>
        </w:rPr>
        <w:t xml:space="preserve"> Договору про те, </w:t>
      </w:r>
      <w:proofErr w:type="spellStart"/>
      <w:r w:rsidRPr="00F30F13">
        <w:rPr>
          <w:rFonts w:ascii="Times New Roman" w:hAnsi="Times New Roman"/>
        </w:rPr>
        <w:t>що</w:t>
      </w:r>
      <w:proofErr w:type="spellEnd"/>
      <w:r w:rsidRPr="00F30F13">
        <w:rPr>
          <w:rFonts w:ascii="Times New Roman" w:hAnsi="Times New Roman"/>
        </w:rPr>
        <w:t xml:space="preserve"> </w:t>
      </w:r>
      <w:r w:rsidRPr="00F30F13">
        <w:rPr>
          <w:rFonts w:ascii="Times New Roman" w:hAnsi="Times New Roman"/>
          <w:lang w:val="uk-UA"/>
        </w:rPr>
        <w:t>Банк</w:t>
      </w:r>
      <w:r w:rsidRPr="00F30F13">
        <w:rPr>
          <w:rFonts w:ascii="Times New Roman" w:hAnsi="Times New Roman"/>
        </w:rPr>
        <w:t xml:space="preserve"> є </w:t>
      </w:r>
      <w:proofErr w:type="spellStart"/>
      <w:r w:rsidRPr="00F30F13">
        <w:rPr>
          <w:rFonts w:ascii="Times New Roman" w:hAnsi="Times New Roman"/>
        </w:rPr>
        <w:t>володільцем</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r w:rsidRPr="00F30F13">
        <w:rPr>
          <w:rFonts w:ascii="Times New Roman" w:hAnsi="Times New Roman"/>
          <w:lang w:val="uk-UA"/>
        </w:rPr>
        <w:t>Позичальника</w:t>
      </w:r>
      <w:r w:rsidRPr="00F30F13">
        <w:rPr>
          <w:rFonts w:ascii="Times New Roman" w:hAnsi="Times New Roman"/>
        </w:rPr>
        <w:t xml:space="preserve">, про склад та </w:t>
      </w:r>
      <w:proofErr w:type="spellStart"/>
      <w:r w:rsidRPr="00F30F13">
        <w:rPr>
          <w:rFonts w:ascii="Times New Roman" w:hAnsi="Times New Roman"/>
        </w:rPr>
        <w:t>зміст</w:t>
      </w:r>
      <w:proofErr w:type="spellEnd"/>
      <w:r w:rsidRPr="00F30F13">
        <w:rPr>
          <w:rFonts w:ascii="Times New Roman" w:hAnsi="Times New Roman"/>
        </w:rPr>
        <w:t xml:space="preserve"> </w:t>
      </w:r>
      <w:proofErr w:type="spellStart"/>
      <w:r w:rsidRPr="00F30F13">
        <w:rPr>
          <w:rFonts w:ascii="Times New Roman" w:hAnsi="Times New Roman"/>
        </w:rPr>
        <w:t>зібраних</w:t>
      </w:r>
      <w:proofErr w:type="spellEnd"/>
      <w:r w:rsidRPr="00F30F13">
        <w:rPr>
          <w:rFonts w:ascii="Times New Roman" w:hAnsi="Times New Roman"/>
        </w:rPr>
        <w:t xml:space="preserve"> </w:t>
      </w:r>
      <w:r w:rsidRPr="00F30F13">
        <w:rPr>
          <w:rFonts w:ascii="Times New Roman" w:hAnsi="Times New Roman"/>
          <w:lang w:val="uk-UA"/>
        </w:rPr>
        <w:t>Банком</w:t>
      </w:r>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r w:rsidRPr="00F30F13">
        <w:rPr>
          <w:rFonts w:ascii="Times New Roman" w:hAnsi="Times New Roman"/>
          <w:lang w:val="uk-UA"/>
        </w:rPr>
        <w:t>Позичальника</w:t>
      </w:r>
      <w:r w:rsidRPr="00F30F13">
        <w:rPr>
          <w:rFonts w:ascii="Times New Roman" w:hAnsi="Times New Roman"/>
        </w:rPr>
        <w:t xml:space="preserve">, мету, </w:t>
      </w:r>
      <w:proofErr w:type="spellStart"/>
      <w:r w:rsidRPr="00F30F13">
        <w:rPr>
          <w:rFonts w:ascii="Times New Roman" w:hAnsi="Times New Roman"/>
        </w:rPr>
        <w:t>підстави</w:t>
      </w:r>
      <w:proofErr w:type="spellEnd"/>
      <w:r w:rsidRPr="00F30F13">
        <w:rPr>
          <w:rFonts w:ascii="Times New Roman" w:hAnsi="Times New Roman"/>
        </w:rPr>
        <w:t xml:space="preserve"> та </w:t>
      </w:r>
      <w:proofErr w:type="spellStart"/>
      <w:r w:rsidRPr="00F30F13">
        <w:rPr>
          <w:rFonts w:ascii="Times New Roman" w:hAnsi="Times New Roman"/>
        </w:rPr>
        <w:t>способи</w:t>
      </w:r>
      <w:proofErr w:type="spellEnd"/>
      <w:r w:rsidRPr="00F30F13">
        <w:rPr>
          <w:rFonts w:ascii="Times New Roman" w:hAnsi="Times New Roman"/>
        </w:rPr>
        <w:t xml:space="preserve"> </w:t>
      </w:r>
      <w:proofErr w:type="spellStart"/>
      <w:r w:rsidRPr="00F30F13">
        <w:rPr>
          <w:rFonts w:ascii="Times New Roman" w:hAnsi="Times New Roman"/>
        </w:rPr>
        <w:t>обробки</w:t>
      </w:r>
      <w:proofErr w:type="spellEnd"/>
      <w:r w:rsidRPr="00F30F13">
        <w:rPr>
          <w:rFonts w:ascii="Times New Roman" w:hAnsi="Times New Roman"/>
        </w:rPr>
        <w:t xml:space="preserve"> </w:t>
      </w:r>
      <w:r w:rsidRPr="00F30F13">
        <w:rPr>
          <w:rFonts w:ascii="Times New Roman" w:hAnsi="Times New Roman"/>
          <w:lang w:val="uk-UA"/>
        </w:rPr>
        <w:t>Банком</w:t>
      </w:r>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r w:rsidRPr="00F30F13">
        <w:rPr>
          <w:rFonts w:ascii="Times New Roman" w:hAnsi="Times New Roman"/>
          <w:lang w:val="uk-UA"/>
        </w:rPr>
        <w:t>Позичальника</w:t>
      </w:r>
      <w:r w:rsidRPr="00F30F13">
        <w:rPr>
          <w:rFonts w:ascii="Times New Roman" w:hAnsi="Times New Roman"/>
        </w:rPr>
        <w:t xml:space="preserve"> та </w:t>
      </w:r>
      <w:proofErr w:type="spellStart"/>
      <w:r w:rsidRPr="00F30F13">
        <w:rPr>
          <w:rFonts w:ascii="Times New Roman" w:hAnsi="Times New Roman"/>
        </w:rPr>
        <w:t>осіб</w:t>
      </w:r>
      <w:proofErr w:type="spellEnd"/>
      <w:r w:rsidRPr="00F30F13">
        <w:rPr>
          <w:rFonts w:ascii="Times New Roman" w:hAnsi="Times New Roman"/>
        </w:rPr>
        <w:t xml:space="preserve">, </w:t>
      </w:r>
      <w:proofErr w:type="spellStart"/>
      <w:r w:rsidRPr="00F30F13">
        <w:rPr>
          <w:rFonts w:ascii="Times New Roman" w:hAnsi="Times New Roman"/>
        </w:rPr>
        <w:t>яким</w:t>
      </w:r>
      <w:proofErr w:type="spellEnd"/>
      <w:r w:rsidRPr="00F30F13">
        <w:rPr>
          <w:rFonts w:ascii="Times New Roman" w:hAnsi="Times New Roman"/>
        </w:rPr>
        <w:t xml:space="preserve"> </w:t>
      </w:r>
      <w:proofErr w:type="spellStart"/>
      <w:r w:rsidRPr="00F30F13">
        <w:rPr>
          <w:rFonts w:ascii="Times New Roman" w:hAnsi="Times New Roman"/>
        </w:rPr>
        <w:t>такі</w:t>
      </w:r>
      <w:proofErr w:type="spellEnd"/>
      <w:r w:rsidRPr="00F30F13">
        <w:rPr>
          <w:rFonts w:ascii="Times New Roman" w:hAnsi="Times New Roman"/>
        </w:rPr>
        <w:t xml:space="preserve"> </w:t>
      </w:r>
      <w:proofErr w:type="spellStart"/>
      <w:r w:rsidRPr="00F30F13">
        <w:rPr>
          <w:rFonts w:ascii="Times New Roman" w:hAnsi="Times New Roman"/>
        </w:rPr>
        <w:t>персональні</w:t>
      </w:r>
      <w:proofErr w:type="spellEnd"/>
      <w:r w:rsidRPr="00F30F13">
        <w:rPr>
          <w:rFonts w:ascii="Times New Roman" w:hAnsi="Times New Roman"/>
        </w:rPr>
        <w:t xml:space="preserve"> </w:t>
      </w:r>
      <w:proofErr w:type="spellStart"/>
      <w:r w:rsidRPr="00F30F13">
        <w:rPr>
          <w:rFonts w:ascii="Times New Roman" w:hAnsi="Times New Roman"/>
        </w:rPr>
        <w:t>дані</w:t>
      </w:r>
      <w:proofErr w:type="spellEnd"/>
      <w:r w:rsidRPr="00F30F13">
        <w:rPr>
          <w:rFonts w:ascii="Times New Roman" w:hAnsi="Times New Roman"/>
        </w:rPr>
        <w:t xml:space="preserve"> </w:t>
      </w:r>
      <w:proofErr w:type="spellStart"/>
      <w:r w:rsidRPr="00F30F13">
        <w:rPr>
          <w:rFonts w:ascii="Times New Roman" w:hAnsi="Times New Roman"/>
        </w:rPr>
        <w:t>передаються</w:t>
      </w:r>
      <w:proofErr w:type="spellEnd"/>
      <w:r w:rsidRPr="00F30F13">
        <w:rPr>
          <w:rFonts w:ascii="Times New Roman" w:hAnsi="Times New Roman"/>
        </w:rPr>
        <w:t>/</w:t>
      </w:r>
      <w:proofErr w:type="spellStart"/>
      <w:r w:rsidRPr="00F30F13">
        <w:rPr>
          <w:rFonts w:ascii="Times New Roman" w:hAnsi="Times New Roman"/>
        </w:rPr>
        <w:t>будуть</w:t>
      </w:r>
      <w:proofErr w:type="spellEnd"/>
      <w:r w:rsidRPr="00F30F13">
        <w:rPr>
          <w:rFonts w:ascii="Times New Roman" w:hAnsi="Times New Roman"/>
        </w:rPr>
        <w:t xml:space="preserve"> </w:t>
      </w:r>
      <w:proofErr w:type="spellStart"/>
      <w:r w:rsidRPr="00F30F13">
        <w:rPr>
          <w:rFonts w:ascii="Times New Roman" w:hAnsi="Times New Roman"/>
        </w:rPr>
        <w:t>передаватися</w:t>
      </w:r>
      <w:proofErr w:type="spellEnd"/>
      <w:r w:rsidRPr="00F30F13">
        <w:rPr>
          <w:rFonts w:ascii="Times New Roman" w:hAnsi="Times New Roman"/>
        </w:rPr>
        <w:t xml:space="preserve">, а також про права </w:t>
      </w:r>
      <w:r w:rsidRPr="00F30F13">
        <w:rPr>
          <w:rFonts w:ascii="Times New Roman" w:hAnsi="Times New Roman"/>
          <w:lang w:val="uk-UA"/>
        </w:rPr>
        <w:t>Позичальника</w:t>
      </w:r>
      <w:r w:rsidRPr="00F30F13">
        <w:rPr>
          <w:rFonts w:ascii="Times New Roman" w:hAnsi="Times New Roman"/>
        </w:rPr>
        <w:t xml:space="preserve"> як </w:t>
      </w:r>
      <w:proofErr w:type="spellStart"/>
      <w:r w:rsidRPr="00F30F13">
        <w:rPr>
          <w:rFonts w:ascii="Times New Roman" w:hAnsi="Times New Roman"/>
        </w:rPr>
        <w:t>суб’єкта</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proofErr w:type="spellStart"/>
      <w:r w:rsidRPr="00F30F13">
        <w:rPr>
          <w:rFonts w:ascii="Times New Roman" w:hAnsi="Times New Roman"/>
        </w:rPr>
        <w:t>зокрема</w:t>
      </w:r>
      <w:proofErr w:type="spellEnd"/>
      <w:r w:rsidRPr="00F30F13">
        <w:rPr>
          <w:rFonts w:ascii="Times New Roman" w:hAnsi="Times New Roman"/>
        </w:rPr>
        <w:t xml:space="preserve">, право </w:t>
      </w:r>
      <w:proofErr w:type="spellStart"/>
      <w:r w:rsidRPr="00F30F13">
        <w:rPr>
          <w:rFonts w:ascii="Times New Roman" w:hAnsi="Times New Roman"/>
        </w:rPr>
        <w:t>отримувати</w:t>
      </w:r>
      <w:proofErr w:type="spellEnd"/>
      <w:r w:rsidRPr="00F30F13">
        <w:rPr>
          <w:rFonts w:ascii="Times New Roman" w:hAnsi="Times New Roman"/>
        </w:rPr>
        <w:t xml:space="preserve"> </w:t>
      </w:r>
      <w:proofErr w:type="spellStart"/>
      <w:r w:rsidRPr="00F30F13">
        <w:rPr>
          <w:rFonts w:ascii="Times New Roman" w:hAnsi="Times New Roman"/>
        </w:rPr>
        <w:t>інформацію</w:t>
      </w:r>
      <w:proofErr w:type="spellEnd"/>
      <w:r w:rsidRPr="00F30F13">
        <w:rPr>
          <w:rFonts w:ascii="Times New Roman" w:hAnsi="Times New Roman"/>
        </w:rPr>
        <w:t xml:space="preserve"> про </w:t>
      </w:r>
      <w:proofErr w:type="spellStart"/>
      <w:r w:rsidRPr="00F30F13">
        <w:rPr>
          <w:rFonts w:ascii="Times New Roman" w:hAnsi="Times New Roman"/>
        </w:rPr>
        <w:t>умови</w:t>
      </w:r>
      <w:proofErr w:type="spellEnd"/>
      <w:r w:rsidRPr="00F30F13">
        <w:rPr>
          <w:rFonts w:ascii="Times New Roman" w:hAnsi="Times New Roman"/>
        </w:rPr>
        <w:t xml:space="preserve"> </w:t>
      </w:r>
      <w:proofErr w:type="spellStart"/>
      <w:r w:rsidRPr="00F30F13">
        <w:rPr>
          <w:rFonts w:ascii="Times New Roman" w:hAnsi="Times New Roman"/>
        </w:rPr>
        <w:t>надання</w:t>
      </w:r>
      <w:proofErr w:type="spellEnd"/>
      <w:r w:rsidRPr="00F30F13">
        <w:rPr>
          <w:rFonts w:ascii="Times New Roman" w:hAnsi="Times New Roman"/>
        </w:rPr>
        <w:t xml:space="preserve"> доступу до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право на доступ до </w:t>
      </w:r>
      <w:proofErr w:type="spellStart"/>
      <w:r w:rsidRPr="00F30F13">
        <w:rPr>
          <w:rFonts w:ascii="Times New Roman" w:hAnsi="Times New Roman"/>
        </w:rPr>
        <w:t>своїх</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право </w:t>
      </w:r>
      <w:proofErr w:type="spellStart"/>
      <w:r w:rsidRPr="00F30F13">
        <w:rPr>
          <w:rFonts w:ascii="Times New Roman" w:hAnsi="Times New Roman"/>
        </w:rPr>
        <w:t>отримувати</w:t>
      </w:r>
      <w:proofErr w:type="spellEnd"/>
      <w:r w:rsidRPr="00F30F13">
        <w:rPr>
          <w:rFonts w:ascii="Times New Roman" w:hAnsi="Times New Roman"/>
        </w:rPr>
        <w:t xml:space="preserve"> не </w:t>
      </w:r>
      <w:proofErr w:type="spellStart"/>
      <w:r w:rsidRPr="00F30F13">
        <w:rPr>
          <w:rFonts w:ascii="Times New Roman" w:hAnsi="Times New Roman"/>
        </w:rPr>
        <w:t>пізніш</w:t>
      </w:r>
      <w:proofErr w:type="spellEnd"/>
      <w:r w:rsidRPr="00F30F13">
        <w:rPr>
          <w:rFonts w:ascii="Times New Roman" w:hAnsi="Times New Roman"/>
        </w:rPr>
        <w:t xml:space="preserve"> як за </w:t>
      </w:r>
      <w:proofErr w:type="spellStart"/>
      <w:r w:rsidRPr="00F30F13">
        <w:rPr>
          <w:rFonts w:ascii="Times New Roman" w:hAnsi="Times New Roman"/>
        </w:rPr>
        <w:t>тридцять</w:t>
      </w:r>
      <w:proofErr w:type="spellEnd"/>
      <w:r w:rsidRPr="00F30F13">
        <w:rPr>
          <w:rFonts w:ascii="Times New Roman" w:hAnsi="Times New Roman"/>
        </w:rPr>
        <w:t xml:space="preserve"> </w:t>
      </w:r>
      <w:proofErr w:type="spellStart"/>
      <w:r w:rsidRPr="00F30F13">
        <w:rPr>
          <w:rFonts w:ascii="Times New Roman" w:hAnsi="Times New Roman"/>
        </w:rPr>
        <w:t>календарних</w:t>
      </w:r>
      <w:proofErr w:type="spellEnd"/>
      <w:r w:rsidRPr="00F30F13">
        <w:rPr>
          <w:rFonts w:ascii="Times New Roman" w:hAnsi="Times New Roman"/>
        </w:rPr>
        <w:t xml:space="preserve"> </w:t>
      </w:r>
      <w:proofErr w:type="spellStart"/>
      <w:r w:rsidRPr="00F30F13">
        <w:rPr>
          <w:rFonts w:ascii="Times New Roman" w:hAnsi="Times New Roman"/>
        </w:rPr>
        <w:t>днів</w:t>
      </w:r>
      <w:proofErr w:type="spellEnd"/>
      <w:r w:rsidRPr="00F30F13">
        <w:rPr>
          <w:rFonts w:ascii="Times New Roman" w:hAnsi="Times New Roman"/>
        </w:rPr>
        <w:t xml:space="preserve"> з дня </w:t>
      </w:r>
      <w:proofErr w:type="spellStart"/>
      <w:r w:rsidRPr="00F30F13">
        <w:rPr>
          <w:rFonts w:ascii="Times New Roman" w:hAnsi="Times New Roman"/>
        </w:rPr>
        <w:t>надходження</w:t>
      </w:r>
      <w:proofErr w:type="spellEnd"/>
      <w:r w:rsidRPr="00F30F13">
        <w:rPr>
          <w:rFonts w:ascii="Times New Roman" w:hAnsi="Times New Roman"/>
        </w:rPr>
        <w:t xml:space="preserve"> </w:t>
      </w:r>
      <w:proofErr w:type="spellStart"/>
      <w:r w:rsidRPr="00F30F13">
        <w:rPr>
          <w:rFonts w:ascii="Times New Roman" w:hAnsi="Times New Roman"/>
        </w:rPr>
        <w:t>запиту</w:t>
      </w:r>
      <w:proofErr w:type="spellEnd"/>
      <w:r w:rsidRPr="00F30F13">
        <w:rPr>
          <w:rFonts w:ascii="Times New Roman" w:hAnsi="Times New Roman"/>
        </w:rPr>
        <w:t xml:space="preserve">, </w:t>
      </w:r>
      <w:proofErr w:type="spellStart"/>
      <w:r w:rsidRPr="00F30F13">
        <w:rPr>
          <w:rFonts w:ascii="Times New Roman" w:hAnsi="Times New Roman"/>
        </w:rPr>
        <w:t>крім</w:t>
      </w:r>
      <w:proofErr w:type="spellEnd"/>
      <w:r w:rsidRPr="00F30F13">
        <w:rPr>
          <w:rFonts w:ascii="Times New Roman" w:hAnsi="Times New Roman"/>
        </w:rPr>
        <w:t xml:space="preserve"> </w:t>
      </w:r>
      <w:proofErr w:type="spellStart"/>
      <w:r w:rsidRPr="00F30F13">
        <w:rPr>
          <w:rFonts w:ascii="Times New Roman" w:hAnsi="Times New Roman"/>
        </w:rPr>
        <w:t>випадків</w:t>
      </w:r>
      <w:proofErr w:type="spellEnd"/>
      <w:r w:rsidRPr="00F30F13">
        <w:rPr>
          <w:rFonts w:ascii="Times New Roman" w:hAnsi="Times New Roman"/>
        </w:rPr>
        <w:t xml:space="preserve">, </w:t>
      </w:r>
      <w:proofErr w:type="spellStart"/>
      <w:r w:rsidRPr="00F30F13">
        <w:rPr>
          <w:rFonts w:ascii="Times New Roman" w:hAnsi="Times New Roman"/>
        </w:rPr>
        <w:t>передбачених</w:t>
      </w:r>
      <w:proofErr w:type="spellEnd"/>
      <w:r w:rsidRPr="00F30F13">
        <w:rPr>
          <w:rFonts w:ascii="Times New Roman" w:hAnsi="Times New Roman"/>
        </w:rPr>
        <w:t xml:space="preserve"> законом, </w:t>
      </w:r>
      <w:proofErr w:type="spellStart"/>
      <w:r w:rsidRPr="00F30F13">
        <w:rPr>
          <w:rFonts w:ascii="Times New Roman" w:hAnsi="Times New Roman"/>
        </w:rPr>
        <w:t>відповідь</w:t>
      </w:r>
      <w:proofErr w:type="spellEnd"/>
      <w:r w:rsidRPr="00F30F13">
        <w:rPr>
          <w:rFonts w:ascii="Times New Roman" w:hAnsi="Times New Roman"/>
        </w:rPr>
        <w:t xml:space="preserve"> про те, </w:t>
      </w:r>
      <w:proofErr w:type="spellStart"/>
      <w:r w:rsidRPr="00F30F13">
        <w:rPr>
          <w:rFonts w:ascii="Times New Roman" w:hAnsi="Times New Roman"/>
        </w:rPr>
        <w:t>чи</w:t>
      </w:r>
      <w:proofErr w:type="spellEnd"/>
      <w:r w:rsidRPr="00F30F13">
        <w:rPr>
          <w:rFonts w:ascii="Times New Roman" w:hAnsi="Times New Roman"/>
        </w:rPr>
        <w:t xml:space="preserve"> </w:t>
      </w:r>
      <w:proofErr w:type="spellStart"/>
      <w:r w:rsidRPr="00F30F13">
        <w:rPr>
          <w:rFonts w:ascii="Times New Roman" w:hAnsi="Times New Roman"/>
        </w:rPr>
        <w:t>обробляються</w:t>
      </w:r>
      <w:proofErr w:type="spellEnd"/>
      <w:r w:rsidRPr="00F30F13">
        <w:rPr>
          <w:rFonts w:ascii="Times New Roman" w:hAnsi="Times New Roman"/>
        </w:rPr>
        <w:t xml:space="preserve"> </w:t>
      </w:r>
      <w:proofErr w:type="spellStart"/>
      <w:r w:rsidRPr="00F30F13">
        <w:rPr>
          <w:rFonts w:ascii="Times New Roman" w:hAnsi="Times New Roman"/>
        </w:rPr>
        <w:t>його</w:t>
      </w:r>
      <w:proofErr w:type="spellEnd"/>
      <w:r w:rsidRPr="00F30F13">
        <w:rPr>
          <w:rFonts w:ascii="Times New Roman" w:hAnsi="Times New Roman"/>
        </w:rPr>
        <w:t xml:space="preserve"> </w:t>
      </w:r>
      <w:proofErr w:type="spellStart"/>
      <w:r w:rsidRPr="00F30F13">
        <w:rPr>
          <w:rFonts w:ascii="Times New Roman" w:hAnsi="Times New Roman"/>
        </w:rPr>
        <w:t>персональні</w:t>
      </w:r>
      <w:proofErr w:type="spellEnd"/>
      <w:r w:rsidRPr="00F30F13">
        <w:rPr>
          <w:rFonts w:ascii="Times New Roman" w:hAnsi="Times New Roman"/>
        </w:rPr>
        <w:t xml:space="preserve"> </w:t>
      </w:r>
      <w:proofErr w:type="spellStart"/>
      <w:r w:rsidRPr="00F30F13">
        <w:rPr>
          <w:rFonts w:ascii="Times New Roman" w:hAnsi="Times New Roman"/>
        </w:rPr>
        <w:t>дані</w:t>
      </w:r>
      <w:proofErr w:type="spellEnd"/>
      <w:r w:rsidRPr="00F30F13">
        <w:rPr>
          <w:rFonts w:ascii="Times New Roman" w:hAnsi="Times New Roman"/>
        </w:rPr>
        <w:t xml:space="preserve">, а також </w:t>
      </w:r>
      <w:proofErr w:type="spellStart"/>
      <w:r w:rsidRPr="00F30F13">
        <w:rPr>
          <w:rFonts w:ascii="Times New Roman" w:hAnsi="Times New Roman"/>
        </w:rPr>
        <w:t>отримувати</w:t>
      </w:r>
      <w:proofErr w:type="spellEnd"/>
      <w:r w:rsidRPr="00F30F13">
        <w:rPr>
          <w:rFonts w:ascii="Times New Roman" w:hAnsi="Times New Roman"/>
        </w:rPr>
        <w:t xml:space="preserve"> </w:t>
      </w:r>
      <w:proofErr w:type="spellStart"/>
      <w:r w:rsidRPr="00F30F13">
        <w:rPr>
          <w:rFonts w:ascii="Times New Roman" w:hAnsi="Times New Roman"/>
        </w:rPr>
        <w:t>зміст</w:t>
      </w:r>
      <w:proofErr w:type="spellEnd"/>
      <w:r w:rsidRPr="00F30F13">
        <w:rPr>
          <w:rFonts w:ascii="Times New Roman" w:hAnsi="Times New Roman"/>
        </w:rPr>
        <w:t xml:space="preserve"> таких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право </w:t>
      </w:r>
      <w:proofErr w:type="spellStart"/>
      <w:r w:rsidRPr="00F30F13">
        <w:rPr>
          <w:rFonts w:ascii="Times New Roman" w:hAnsi="Times New Roman"/>
        </w:rPr>
        <w:t>пред’являти</w:t>
      </w:r>
      <w:proofErr w:type="spellEnd"/>
      <w:r w:rsidRPr="00F30F13">
        <w:rPr>
          <w:rFonts w:ascii="Times New Roman" w:hAnsi="Times New Roman"/>
        </w:rPr>
        <w:t xml:space="preserve"> </w:t>
      </w:r>
      <w:proofErr w:type="spellStart"/>
      <w:r w:rsidRPr="00F30F13">
        <w:rPr>
          <w:rFonts w:ascii="Times New Roman" w:hAnsi="Times New Roman"/>
        </w:rPr>
        <w:t>вмотивовану</w:t>
      </w:r>
      <w:proofErr w:type="spellEnd"/>
      <w:r w:rsidRPr="00F30F13">
        <w:rPr>
          <w:rFonts w:ascii="Times New Roman" w:hAnsi="Times New Roman"/>
        </w:rPr>
        <w:t xml:space="preserve"> </w:t>
      </w:r>
      <w:proofErr w:type="spellStart"/>
      <w:r w:rsidRPr="00F30F13">
        <w:rPr>
          <w:rFonts w:ascii="Times New Roman" w:hAnsi="Times New Roman"/>
        </w:rPr>
        <w:t>вимогу</w:t>
      </w:r>
      <w:proofErr w:type="spellEnd"/>
      <w:r w:rsidRPr="00F30F13">
        <w:rPr>
          <w:rFonts w:ascii="Times New Roman" w:hAnsi="Times New Roman"/>
        </w:rPr>
        <w:t xml:space="preserve"> </w:t>
      </w:r>
      <w:proofErr w:type="spellStart"/>
      <w:r w:rsidRPr="00F30F13">
        <w:rPr>
          <w:rFonts w:ascii="Times New Roman" w:hAnsi="Times New Roman"/>
        </w:rPr>
        <w:t>володільцю</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proofErr w:type="spellStart"/>
      <w:r w:rsidRPr="00F30F13">
        <w:rPr>
          <w:rFonts w:ascii="Times New Roman" w:hAnsi="Times New Roman"/>
        </w:rPr>
        <w:t>із</w:t>
      </w:r>
      <w:proofErr w:type="spellEnd"/>
      <w:r w:rsidRPr="00F30F13">
        <w:rPr>
          <w:rFonts w:ascii="Times New Roman" w:hAnsi="Times New Roman"/>
        </w:rPr>
        <w:t xml:space="preserve"> </w:t>
      </w:r>
      <w:proofErr w:type="spellStart"/>
      <w:r w:rsidRPr="00F30F13">
        <w:rPr>
          <w:rFonts w:ascii="Times New Roman" w:hAnsi="Times New Roman"/>
        </w:rPr>
        <w:t>запереченням</w:t>
      </w:r>
      <w:proofErr w:type="spellEnd"/>
      <w:r w:rsidRPr="00F30F13">
        <w:rPr>
          <w:rFonts w:ascii="Times New Roman" w:hAnsi="Times New Roman"/>
        </w:rPr>
        <w:t xml:space="preserve"> </w:t>
      </w:r>
      <w:proofErr w:type="spellStart"/>
      <w:r w:rsidRPr="00F30F13">
        <w:rPr>
          <w:rFonts w:ascii="Times New Roman" w:hAnsi="Times New Roman"/>
        </w:rPr>
        <w:t>проти</w:t>
      </w:r>
      <w:proofErr w:type="spellEnd"/>
      <w:r w:rsidRPr="00F30F13">
        <w:rPr>
          <w:rFonts w:ascii="Times New Roman" w:hAnsi="Times New Roman"/>
        </w:rPr>
        <w:t xml:space="preserve"> </w:t>
      </w:r>
      <w:proofErr w:type="spellStart"/>
      <w:r w:rsidRPr="00F30F13">
        <w:rPr>
          <w:rFonts w:ascii="Times New Roman" w:hAnsi="Times New Roman"/>
        </w:rPr>
        <w:t>обробки</w:t>
      </w:r>
      <w:proofErr w:type="spellEnd"/>
      <w:r w:rsidRPr="00F30F13">
        <w:rPr>
          <w:rFonts w:ascii="Times New Roman" w:hAnsi="Times New Roman"/>
        </w:rPr>
        <w:t xml:space="preserve"> </w:t>
      </w:r>
      <w:proofErr w:type="spellStart"/>
      <w:r w:rsidRPr="00F30F13">
        <w:rPr>
          <w:rFonts w:ascii="Times New Roman" w:hAnsi="Times New Roman"/>
        </w:rPr>
        <w:t>своїх</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право </w:t>
      </w:r>
      <w:proofErr w:type="spellStart"/>
      <w:r w:rsidRPr="00F30F13">
        <w:rPr>
          <w:rFonts w:ascii="Times New Roman" w:hAnsi="Times New Roman"/>
        </w:rPr>
        <w:t>пред'являти</w:t>
      </w:r>
      <w:proofErr w:type="spellEnd"/>
      <w:r w:rsidRPr="00F30F13">
        <w:rPr>
          <w:rFonts w:ascii="Times New Roman" w:hAnsi="Times New Roman"/>
        </w:rPr>
        <w:t xml:space="preserve"> </w:t>
      </w:r>
      <w:proofErr w:type="spellStart"/>
      <w:r w:rsidRPr="00F30F13">
        <w:rPr>
          <w:rFonts w:ascii="Times New Roman" w:hAnsi="Times New Roman"/>
        </w:rPr>
        <w:t>вмотивовану</w:t>
      </w:r>
      <w:proofErr w:type="spellEnd"/>
      <w:r w:rsidRPr="00F30F13">
        <w:rPr>
          <w:rFonts w:ascii="Times New Roman" w:hAnsi="Times New Roman"/>
        </w:rPr>
        <w:t xml:space="preserve"> </w:t>
      </w:r>
      <w:proofErr w:type="spellStart"/>
      <w:r w:rsidRPr="00F30F13">
        <w:rPr>
          <w:rFonts w:ascii="Times New Roman" w:hAnsi="Times New Roman"/>
        </w:rPr>
        <w:t>вимогу</w:t>
      </w:r>
      <w:proofErr w:type="spellEnd"/>
      <w:r w:rsidRPr="00F30F13">
        <w:rPr>
          <w:rFonts w:ascii="Times New Roman" w:hAnsi="Times New Roman"/>
        </w:rPr>
        <w:t xml:space="preserve"> </w:t>
      </w:r>
      <w:proofErr w:type="spellStart"/>
      <w:r w:rsidRPr="00F30F13">
        <w:rPr>
          <w:rFonts w:ascii="Times New Roman" w:hAnsi="Times New Roman"/>
        </w:rPr>
        <w:t>щодо</w:t>
      </w:r>
      <w:proofErr w:type="spellEnd"/>
      <w:r w:rsidRPr="00F30F13">
        <w:rPr>
          <w:rFonts w:ascii="Times New Roman" w:hAnsi="Times New Roman"/>
        </w:rPr>
        <w:t xml:space="preserve"> </w:t>
      </w:r>
      <w:proofErr w:type="spellStart"/>
      <w:r w:rsidRPr="00F30F13">
        <w:rPr>
          <w:rFonts w:ascii="Times New Roman" w:hAnsi="Times New Roman"/>
        </w:rPr>
        <w:t>зміни</w:t>
      </w:r>
      <w:proofErr w:type="spellEnd"/>
      <w:r w:rsidRPr="00F30F13">
        <w:rPr>
          <w:rFonts w:ascii="Times New Roman" w:hAnsi="Times New Roman"/>
        </w:rPr>
        <w:t xml:space="preserve"> </w:t>
      </w:r>
      <w:proofErr w:type="spellStart"/>
      <w:r w:rsidRPr="00F30F13">
        <w:rPr>
          <w:rFonts w:ascii="Times New Roman" w:hAnsi="Times New Roman"/>
        </w:rPr>
        <w:t>або</w:t>
      </w:r>
      <w:proofErr w:type="spellEnd"/>
      <w:r w:rsidRPr="00F30F13">
        <w:rPr>
          <w:rFonts w:ascii="Times New Roman" w:hAnsi="Times New Roman"/>
        </w:rPr>
        <w:t xml:space="preserve"> </w:t>
      </w:r>
      <w:proofErr w:type="spellStart"/>
      <w:r w:rsidRPr="00F30F13">
        <w:rPr>
          <w:rFonts w:ascii="Times New Roman" w:hAnsi="Times New Roman"/>
        </w:rPr>
        <w:t>знищення</w:t>
      </w:r>
      <w:proofErr w:type="spellEnd"/>
      <w:r w:rsidRPr="00F30F13">
        <w:rPr>
          <w:rFonts w:ascii="Times New Roman" w:hAnsi="Times New Roman"/>
        </w:rPr>
        <w:t xml:space="preserve"> </w:t>
      </w:r>
      <w:proofErr w:type="spellStart"/>
      <w:r w:rsidRPr="00F30F13">
        <w:rPr>
          <w:rFonts w:ascii="Times New Roman" w:hAnsi="Times New Roman"/>
        </w:rPr>
        <w:t>своїх</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будь-</w:t>
      </w:r>
      <w:proofErr w:type="spellStart"/>
      <w:r w:rsidRPr="00F30F13">
        <w:rPr>
          <w:rFonts w:ascii="Times New Roman" w:hAnsi="Times New Roman"/>
        </w:rPr>
        <w:t>яким</w:t>
      </w:r>
      <w:proofErr w:type="spellEnd"/>
      <w:r w:rsidRPr="00F30F13">
        <w:rPr>
          <w:rFonts w:ascii="Times New Roman" w:hAnsi="Times New Roman"/>
        </w:rPr>
        <w:t xml:space="preserve"> </w:t>
      </w:r>
      <w:proofErr w:type="spellStart"/>
      <w:r w:rsidRPr="00F30F13">
        <w:rPr>
          <w:rFonts w:ascii="Times New Roman" w:hAnsi="Times New Roman"/>
        </w:rPr>
        <w:t>володільцем</w:t>
      </w:r>
      <w:proofErr w:type="spellEnd"/>
      <w:r w:rsidRPr="00F30F13">
        <w:rPr>
          <w:rFonts w:ascii="Times New Roman" w:hAnsi="Times New Roman"/>
        </w:rPr>
        <w:t xml:space="preserve"> та </w:t>
      </w:r>
      <w:proofErr w:type="spellStart"/>
      <w:r w:rsidRPr="00F30F13">
        <w:rPr>
          <w:rFonts w:ascii="Times New Roman" w:hAnsi="Times New Roman"/>
        </w:rPr>
        <w:t>розпорядником</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proofErr w:type="spellStart"/>
      <w:r w:rsidRPr="00F30F13">
        <w:rPr>
          <w:rFonts w:ascii="Times New Roman" w:hAnsi="Times New Roman"/>
        </w:rPr>
        <w:t>якщо</w:t>
      </w:r>
      <w:proofErr w:type="spellEnd"/>
      <w:r w:rsidRPr="00F30F13">
        <w:rPr>
          <w:rFonts w:ascii="Times New Roman" w:hAnsi="Times New Roman"/>
        </w:rPr>
        <w:t xml:space="preserve"> </w:t>
      </w:r>
      <w:proofErr w:type="spellStart"/>
      <w:r w:rsidRPr="00F30F13">
        <w:rPr>
          <w:rFonts w:ascii="Times New Roman" w:hAnsi="Times New Roman"/>
        </w:rPr>
        <w:t>ці</w:t>
      </w:r>
      <w:proofErr w:type="spellEnd"/>
      <w:r w:rsidRPr="00F30F13">
        <w:rPr>
          <w:rFonts w:ascii="Times New Roman" w:hAnsi="Times New Roman"/>
        </w:rPr>
        <w:t xml:space="preserve"> </w:t>
      </w:r>
      <w:proofErr w:type="spellStart"/>
      <w:r w:rsidRPr="00F30F13">
        <w:rPr>
          <w:rFonts w:ascii="Times New Roman" w:hAnsi="Times New Roman"/>
        </w:rPr>
        <w:t>дані</w:t>
      </w:r>
      <w:proofErr w:type="spellEnd"/>
      <w:r w:rsidRPr="00F30F13">
        <w:rPr>
          <w:rFonts w:ascii="Times New Roman" w:hAnsi="Times New Roman"/>
        </w:rPr>
        <w:t xml:space="preserve"> </w:t>
      </w:r>
      <w:proofErr w:type="spellStart"/>
      <w:r w:rsidRPr="00F30F13">
        <w:rPr>
          <w:rFonts w:ascii="Times New Roman" w:hAnsi="Times New Roman"/>
        </w:rPr>
        <w:t>обробляються</w:t>
      </w:r>
      <w:proofErr w:type="spellEnd"/>
      <w:r w:rsidRPr="00F30F13">
        <w:rPr>
          <w:rFonts w:ascii="Times New Roman" w:hAnsi="Times New Roman"/>
        </w:rPr>
        <w:t xml:space="preserve"> незаконно </w:t>
      </w:r>
      <w:proofErr w:type="spellStart"/>
      <w:r w:rsidRPr="00F30F13">
        <w:rPr>
          <w:rFonts w:ascii="Times New Roman" w:hAnsi="Times New Roman"/>
        </w:rPr>
        <w:t>чи</w:t>
      </w:r>
      <w:proofErr w:type="spellEnd"/>
      <w:r w:rsidRPr="00F30F13">
        <w:rPr>
          <w:rFonts w:ascii="Times New Roman" w:hAnsi="Times New Roman"/>
        </w:rPr>
        <w:t xml:space="preserve"> є </w:t>
      </w:r>
      <w:proofErr w:type="spellStart"/>
      <w:r w:rsidRPr="00F30F13">
        <w:rPr>
          <w:rFonts w:ascii="Times New Roman" w:hAnsi="Times New Roman"/>
        </w:rPr>
        <w:t>недостовірними</w:t>
      </w:r>
      <w:proofErr w:type="spellEnd"/>
      <w:r w:rsidRPr="00F30F13">
        <w:rPr>
          <w:rFonts w:ascii="Times New Roman" w:hAnsi="Times New Roman"/>
        </w:rPr>
        <w:t xml:space="preserve">; право на </w:t>
      </w:r>
      <w:proofErr w:type="spellStart"/>
      <w:r w:rsidRPr="00F30F13">
        <w:rPr>
          <w:rFonts w:ascii="Times New Roman" w:hAnsi="Times New Roman"/>
        </w:rPr>
        <w:t>захист</w:t>
      </w:r>
      <w:proofErr w:type="spellEnd"/>
      <w:r w:rsidRPr="00F30F13">
        <w:rPr>
          <w:rFonts w:ascii="Times New Roman" w:hAnsi="Times New Roman"/>
        </w:rPr>
        <w:t xml:space="preserve"> </w:t>
      </w:r>
      <w:proofErr w:type="spellStart"/>
      <w:r w:rsidRPr="00F30F13">
        <w:rPr>
          <w:rFonts w:ascii="Times New Roman" w:hAnsi="Times New Roman"/>
        </w:rPr>
        <w:t>своїх</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w:t>
      </w:r>
      <w:proofErr w:type="spellStart"/>
      <w:r w:rsidRPr="00F30F13">
        <w:rPr>
          <w:rFonts w:ascii="Times New Roman" w:hAnsi="Times New Roman"/>
        </w:rPr>
        <w:t>від</w:t>
      </w:r>
      <w:proofErr w:type="spellEnd"/>
      <w:r w:rsidRPr="00F30F13">
        <w:rPr>
          <w:rFonts w:ascii="Times New Roman" w:hAnsi="Times New Roman"/>
        </w:rPr>
        <w:t xml:space="preserve"> </w:t>
      </w:r>
      <w:proofErr w:type="spellStart"/>
      <w:r w:rsidRPr="00F30F13">
        <w:rPr>
          <w:rFonts w:ascii="Times New Roman" w:hAnsi="Times New Roman"/>
        </w:rPr>
        <w:t>незаконної</w:t>
      </w:r>
      <w:proofErr w:type="spellEnd"/>
      <w:r w:rsidRPr="00F30F13">
        <w:rPr>
          <w:rFonts w:ascii="Times New Roman" w:hAnsi="Times New Roman"/>
        </w:rPr>
        <w:t xml:space="preserve"> </w:t>
      </w:r>
      <w:proofErr w:type="spellStart"/>
      <w:r w:rsidRPr="00F30F13">
        <w:rPr>
          <w:rFonts w:ascii="Times New Roman" w:hAnsi="Times New Roman"/>
        </w:rPr>
        <w:t>обробки</w:t>
      </w:r>
      <w:proofErr w:type="spellEnd"/>
      <w:r w:rsidRPr="00F30F13">
        <w:rPr>
          <w:rFonts w:ascii="Times New Roman" w:hAnsi="Times New Roman"/>
        </w:rPr>
        <w:t xml:space="preserve"> та </w:t>
      </w:r>
      <w:proofErr w:type="spellStart"/>
      <w:r w:rsidRPr="00F30F13">
        <w:rPr>
          <w:rFonts w:ascii="Times New Roman" w:hAnsi="Times New Roman"/>
        </w:rPr>
        <w:t>випадкової</w:t>
      </w:r>
      <w:proofErr w:type="spellEnd"/>
      <w:r w:rsidRPr="00F30F13">
        <w:rPr>
          <w:rFonts w:ascii="Times New Roman" w:hAnsi="Times New Roman"/>
        </w:rPr>
        <w:t xml:space="preserve"> </w:t>
      </w:r>
      <w:proofErr w:type="spellStart"/>
      <w:r w:rsidRPr="00F30F13">
        <w:rPr>
          <w:rFonts w:ascii="Times New Roman" w:hAnsi="Times New Roman"/>
        </w:rPr>
        <w:t>втрати</w:t>
      </w:r>
      <w:proofErr w:type="spellEnd"/>
      <w:r w:rsidRPr="00F30F13">
        <w:rPr>
          <w:rFonts w:ascii="Times New Roman" w:hAnsi="Times New Roman"/>
        </w:rPr>
        <w:t xml:space="preserve">, </w:t>
      </w:r>
      <w:proofErr w:type="spellStart"/>
      <w:r w:rsidRPr="00F30F13">
        <w:rPr>
          <w:rFonts w:ascii="Times New Roman" w:hAnsi="Times New Roman"/>
        </w:rPr>
        <w:t>знищення</w:t>
      </w:r>
      <w:proofErr w:type="spellEnd"/>
      <w:r w:rsidRPr="00F30F13">
        <w:rPr>
          <w:rFonts w:ascii="Times New Roman" w:hAnsi="Times New Roman"/>
        </w:rPr>
        <w:t xml:space="preserve">, </w:t>
      </w:r>
      <w:proofErr w:type="spellStart"/>
      <w:r w:rsidRPr="00F30F13">
        <w:rPr>
          <w:rFonts w:ascii="Times New Roman" w:hAnsi="Times New Roman"/>
        </w:rPr>
        <w:t>пошкодження</w:t>
      </w:r>
      <w:proofErr w:type="spellEnd"/>
      <w:r w:rsidRPr="00F30F13">
        <w:rPr>
          <w:rFonts w:ascii="Times New Roman" w:hAnsi="Times New Roman"/>
        </w:rPr>
        <w:t xml:space="preserve"> у </w:t>
      </w:r>
      <w:proofErr w:type="spellStart"/>
      <w:r w:rsidRPr="00F30F13">
        <w:rPr>
          <w:rFonts w:ascii="Times New Roman" w:hAnsi="Times New Roman"/>
        </w:rPr>
        <w:t>зв'язку</w:t>
      </w:r>
      <w:proofErr w:type="spellEnd"/>
      <w:r w:rsidRPr="00F30F13">
        <w:rPr>
          <w:rFonts w:ascii="Times New Roman" w:hAnsi="Times New Roman"/>
        </w:rPr>
        <w:t xml:space="preserve"> з </w:t>
      </w:r>
      <w:proofErr w:type="spellStart"/>
      <w:r w:rsidRPr="00F30F13">
        <w:rPr>
          <w:rFonts w:ascii="Times New Roman" w:hAnsi="Times New Roman"/>
        </w:rPr>
        <w:t>умисним</w:t>
      </w:r>
      <w:proofErr w:type="spellEnd"/>
      <w:r w:rsidRPr="00F30F13">
        <w:rPr>
          <w:rFonts w:ascii="Times New Roman" w:hAnsi="Times New Roman"/>
        </w:rPr>
        <w:t xml:space="preserve"> </w:t>
      </w:r>
      <w:proofErr w:type="spellStart"/>
      <w:r w:rsidRPr="00F30F13">
        <w:rPr>
          <w:rFonts w:ascii="Times New Roman" w:hAnsi="Times New Roman"/>
        </w:rPr>
        <w:t>приховуванням</w:t>
      </w:r>
      <w:proofErr w:type="spellEnd"/>
      <w:r w:rsidRPr="00F30F13">
        <w:rPr>
          <w:rFonts w:ascii="Times New Roman" w:hAnsi="Times New Roman"/>
        </w:rPr>
        <w:t xml:space="preserve">, </w:t>
      </w:r>
      <w:proofErr w:type="spellStart"/>
      <w:r w:rsidRPr="00F30F13">
        <w:rPr>
          <w:rFonts w:ascii="Times New Roman" w:hAnsi="Times New Roman"/>
        </w:rPr>
        <w:t>ненаданням</w:t>
      </w:r>
      <w:proofErr w:type="spellEnd"/>
      <w:r w:rsidRPr="00F30F13">
        <w:rPr>
          <w:rFonts w:ascii="Times New Roman" w:hAnsi="Times New Roman"/>
        </w:rPr>
        <w:t xml:space="preserve"> </w:t>
      </w:r>
      <w:proofErr w:type="spellStart"/>
      <w:r w:rsidRPr="00F30F13">
        <w:rPr>
          <w:rFonts w:ascii="Times New Roman" w:hAnsi="Times New Roman"/>
        </w:rPr>
        <w:t>чи</w:t>
      </w:r>
      <w:proofErr w:type="spellEnd"/>
      <w:r w:rsidRPr="00F30F13">
        <w:rPr>
          <w:rFonts w:ascii="Times New Roman" w:hAnsi="Times New Roman"/>
        </w:rPr>
        <w:t xml:space="preserve"> </w:t>
      </w:r>
      <w:proofErr w:type="spellStart"/>
      <w:r w:rsidRPr="00F30F13">
        <w:rPr>
          <w:rFonts w:ascii="Times New Roman" w:hAnsi="Times New Roman"/>
        </w:rPr>
        <w:t>несвоєчасним</w:t>
      </w:r>
      <w:proofErr w:type="spellEnd"/>
      <w:r w:rsidRPr="00F30F13">
        <w:rPr>
          <w:rFonts w:ascii="Times New Roman" w:hAnsi="Times New Roman"/>
        </w:rPr>
        <w:t xml:space="preserve"> </w:t>
      </w:r>
      <w:proofErr w:type="spellStart"/>
      <w:r w:rsidRPr="00F30F13">
        <w:rPr>
          <w:rFonts w:ascii="Times New Roman" w:hAnsi="Times New Roman"/>
        </w:rPr>
        <w:t>їх</w:t>
      </w:r>
      <w:proofErr w:type="spellEnd"/>
      <w:r w:rsidRPr="00F30F13">
        <w:rPr>
          <w:rFonts w:ascii="Times New Roman" w:hAnsi="Times New Roman"/>
        </w:rPr>
        <w:t xml:space="preserve"> </w:t>
      </w:r>
      <w:proofErr w:type="spellStart"/>
      <w:r w:rsidRPr="00F30F13">
        <w:rPr>
          <w:rFonts w:ascii="Times New Roman" w:hAnsi="Times New Roman"/>
        </w:rPr>
        <w:t>наданням</w:t>
      </w:r>
      <w:proofErr w:type="spellEnd"/>
      <w:r w:rsidRPr="00F30F13">
        <w:rPr>
          <w:rFonts w:ascii="Times New Roman" w:hAnsi="Times New Roman"/>
        </w:rPr>
        <w:t xml:space="preserve">, а також на </w:t>
      </w:r>
      <w:proofErr w:type="spellStart"/>
      <w:r w:rsidRPr="00F30F13">
        <w:rPr>
          <w:rFonts w:ascii="Times New Roman" w:hAnsi="Times New Roman"/>
        </w:rPr>
        <w:t>захист</w:t>
      </w:r>
      <w:proofErr w:type="spellEnd"/>
      <w:r w:rsidRPr="00F30F13">
        <w:rPr>
          <w:rFonts w:ascii="Times New Roman" w:hAnsi="Times New Roman"/>
        </w:rPr>
        <w:t xml:space="preserve"> </w:t>
      </w:r>
      <w:proofErr w:type="spellStart"/>
      <w:r w:rsidRPr="00F30F13">
        <w:rPr>
          <w:rFonts w:ascii="Times New Roman" w:hAnsi="Times New Roman"/>
        </w:rPr>
        <w:t>від</w:t>
      </w:r>
      <w:proofErr w:type="spellEnd"/>
      <w:r w:rsidRPr="00F30F13">
        <w:rPr>
          <w:rFonts w:ascii="Times New Roman" w:hAnsi="Times New Roman"/>
        </w:rPr>
        <w:t xml:space="preserve"> </w:t>
      </w:r>
      <w:proofErr w:type="spellStart"/>
      <w:r w:rsidRPr="00F30F13">
        <w:rPr>
          <w:rFonts w:ascii="Times New Roman" w:hAnsi="Times New Roman"/>
        </w:rPr>
        <w:t>надання</w:t>
      </w:r>
      <w:proofErr w:type="spellEnd"/>
      <w:r w:rsidRPr="00F30F13">
        <w:rPr>
          <w:rFonts w:ascii="Times New Roman" w:hAnsi="Times New Roman"/>
        </w:rPr>
        <w:t xml:space="preserve"> </w:t>
      </w:r>
      <w:proofErr w:type="spellStart"/>
      <w:r w:rsidRPr="00F30F13">
        <w:rPr>
          <w:rFonts w:ascii="Times New Roman" w:hAnsi="Times New Roman"/>
        </w:rPr>
        <w:t>відомостей</w:t>
      </w:r>
      <w:proofErr w:type="spellEnd"/>
      <w:r w:rsidRPr="00F30F13">
        <w:rPr>
          <w:rFonts w:ascii="Times New Roman" w:hAnsi="Times New Roman"/>
        </w:rPr>
        <w:t xml:space="preserve">, </w:t>
      </w:r>
      <w:proofErr w:type="spellStart"/>
      <w:r w:rsidRPr="00F30F13">
        <w:rPr>
          <w:rFonts w:ascii="Times New Roman" w:hAnsi="Times New Roman"/>
        </w:rPr>
        <w:t>що</w:t>
      </w:r>
      <w:proofErr w:type="spellEnd"/>
      <w:r w:rsidRPr="00F30F13">
        <w:rPr>
          <w:rFonts w:ascii="Times New Roman" w:hAnsi="Times New Roman"/>
        </w:rPr>
        <w:t xml:space="preserve"> є </w:t>
      </w:r>
      <w:proofErr w:type="spellStart"/>
      <w:r w:rsidRPr="00F30F13">
        <w:rPr>
          <w:rFonts w:ascii="Times New Roman" w:hAnsi="Times New Roman"/>
        </w:rPr>
        <w:t>недостовірними</w:t>
      </w:r>
      <w:proofErr w:type="spellEnd"/>
      <w:r w:rsidRPr="00F30F13">
        <w:rPr>
          <w:rFonts w:ascii="Times New Roman" w:hAnsi="Times New Roman"/>
        </w:rPr>
        <w:t xml:space="preserve"> </w:t>
      </w:r>
      <w:proofErr w:type="spellStart"/>
      <w:r w:rsidRPr="00F30F13">
        <w:rPr>
          <w:rFonts w:ascii="Times New Roman" w:hAnsi="Times New Roman"/>
        </w:rPr>
        <w:t>чи</w:t>
      </w:r>
      <w:proofErr w:type="spellEnd"/>
      <w:r w:rsidRPr="00F30F13">
        <w:rPr>
          <w:rFonts w:ascii="Times New Roman" w:hAnsi="Times New Roman"/>
        </w:rPr>
        <w:t xml:space="preserve"> </w:t>
      </w:r>
      <w:proofErr w:type="spellStart"/>
      <w:r w:rsidRPr="00F30F13">
        <w:rPr>
          <w:rFonts w:ascii="Times New Roman" w:hAnsi="Times New Roman"/>
        </w:rPr>
        <w:t>ганьблять</w:t>
      </w:r>
      <w:proofErr w:type="spellEnd"/>
      <w:r w:rsidRPr="00F30F13">
        <w:rPr>
          <w:rFonts w:ascii="Times New Roman" w:hAnsi="Times New Roman"/>
        </w:rPr>
        <w:t xml:space="preserve"> честь, </w:t>
      </w:r>
      <w:proofErr w:type="spellStart"/>
      <w:r w:rsidRPr="00F30F13">
        <w:rPr>
          <w:rFonts w:ascii="Times New Roman" w:hAnsi="Times New Roman"/>
        </w:rPr>
        <w:t>гідність</w:t>
      </w:r>
      <w:proofErr w:type="spellEnd"/>
      <w:r w:rsidRPr="00F30F13">
        <w:rPr>
          <w:rFonts w:ascii="Times New Roman" w:hAnsi="Times New Roman"/>
        </w:rPr>
        <w:t xml:space="preserve"> та </w:t>
      </w:r>
      <w:proofErr w:type="spellStart"/>
      <w:r w:rsidRPr="00F30F13">
        <w:rPr>
          <w:rFonts w:ascii="Times New Roman" w:hAnsi="Times New Roman"/>
        </w:rPr>
        <w:t>ділову</w:t>
      </w:r>
      <w:proofErr w:type="spellEnd"/>
      <w:r w:rsidRPr="00F30F13">
        <w:rPr>
          <w:rFonts w:ascii="Times New Roman" w:hAnsi="Times New Roman"/>
        </w:rPr>
        <w:t xml:space="preserve"> </w:t>
      </w:r>
      <w:proofErr w:type="spellStart"/>
      <w:r w:rsidRPr="00F30F13">
        <w:rPr>
          <w:rFonts w:ascii="Times New Roman" w:hAnsi="Times New Roman"/>
        </w:rPr>
        <w:t>репутацію</w:t>
      </w:r>
      <w:proofErr w:type="spellEnd"/>
      <w:r w:rsidRPr="00F30F13">
        <w:rPr>
          <w:rFonts w:ascii="Times New Roman" w:hAnsi="Times New Roman"/>
        </w:rPr>
        <w:t xml:space="preserve"> </w:t>
      </w:r>
      <w:proofErr w:type="spellStart"/>
      <w:r w:rsidRPr="00F30F13">
        <w:rPr>
          <w:rFonts w:ascii="Times New Roman" w:hAnsi="Times New Roman"/>
        </w:rPr>
        <w:t>фізичної</w:t>
      </w:r>
      <w:proofErr w:type="spellEnd"/>
      <w:r w:rsidRPr="00F30F13">
        <w:rPr>
          <w:rFonts w:ascii="Times New Roman" w:hAnsi="Times New Roman"/>
        </w:rPr>
        <w:t xml:space="preserve"> особи; право </w:t>
      </w:r>
      <w:proofErr w:type="spellStart"/>
      <w:r w:rsidRPr="00F30F13">
        <w:rPr>
          <w:rFonts w:ascii="Times New Roman" w:hAnsi="Times New Roman"/>
        </w:rPr>
        <w:t>звертатися</w:t>
      </w:r>
      <w:proofErr w:type="spellEnd"/>
      <w:r w:rsidRPr="00F30F13">
        <w:rPr>
          <w:rFonts w:ascii="Times New Roman" w:hAnsi="Times New Roman"/>
        </w:rPr>
        <w:t xml:space="preserve"> </w:t>
      </w:r>
      <w:proofErr w:type="spellStart"/>
      <w:r w:rsidRPr="00F30F13">
        <w:rPr>
          <w:rFonts w:ascii="Times New Roman" w:hAnsi="Times New Roman"/>
        </w:rPr>
        <w:t>із</w:t>
      </w:r>
      <w:proofErr w:type="spellEnd"/>
      <w:r w:rsidRPr="00F30F13">
        <w:rPr>
          <w:rFonts w:ascii="Times New Roman" w:hAnsi="Times New Roman"/>
        </w:rPr>
        <w:t xml:space="preserve"> </w:t>
      </w:r>
      <w:proofErr w:type="spellStart"/>
      <w:r w:rsidRPr="00F30F13">
        <w:rPr>
          <w:rFonts w:ascii="Times New Roman" w:hAnsi="Times New Roman"/>
        </w:rPr>
        <w:t>скаргами</w:t>
      </w:r>
      <w:proofErr w:type="spellEnd"/>
      <w:r w:rsidRPr="00F30F13">
        <w:rPr>
          <w:rFonts w:ascii="Times New Roman" w:hAnsi="Times New Roman"/>
        </w:rPr>
        <w:t xml:space="preserve"> на </w:t>
      </w:r>
      <w:proofErr w:type="spellStart"/>
      <w:r w:rsidRPr="00F30F13">
        <w:rPr>
          <w:rFonts w:ascii="Times New Roman" w:hAnsi="Times New Roman"/>
        </w:rPr>
        <w:t>обробку</w:t>
      </w:r>
      <w:proofErr w:type="spellEnd"/>
      <w:r w:rsidRPr="00F30F13">
        <w:rPr>
          <w:rFonts w:ascii="Times New Roman" w:hAnsi="Times New Roman"/>
        </w:rPr>
        <w:t xml:space="preserve"> </w:t>
      </w:r>
      <w:proofErr w:type="spellStart"/>
      <w:r w:rsidRPr="00F30F13">
        <w:rPr>
          <w:rFonts w:ascii="Times New Roman" w:hAnsi="Times New Roman"/>
        </w:rPr>
        <w:t>своїх</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до </w:t>
      </w:r>
      <w:proofErr w:type="spellStart"/>
      <w:r w:rsidRPr="00F30F13">
        <w:rPr>
          <w:rFonts w:ascii="Times New Roman" w:hAnsi="Times New Roman"/>
        </w:rPr>
        <w:t>Уповноваженого</w:t>
      </w:r>
      <w:proofErr w:type="spellEnd"/>
      <w:r w:rsidRPr="00F30F13">
        <w:rPr>
          <w:rFonts w:ascii="Times New Roman" w:hAnsi="Times New Roman"/>
        </w:rPr>
        <w:t xml:space="preserve"> </w:t>
      </w:r>
      <w:proofErr w:type="spellStart"/>
      <w:r w:rsidRPr="00F30F13">
        <w:rPr>
          <w:rFonts w:ascii="Times New Roman" w:hAnsi="Times New Roman"/>
        </w:rPr>
        <w:t>або</w:t>
      </w:r>
      <w:proofErr w:type="spellEnd"/>
      <w:r w:rsidRPr="00F30F13">
        <w:rPr>
          <w:rFonts w:ascii="Times New Roman" w:hAnsi="Times New Roman"/>
        </w:rPr>
        <w:t xml:space="preserve"> до суду; право </w:t>
      </w:r>
      <w:proofErr w:type="spellStart"/>
      <w:r w:rsidRPr="00F30F13">
        <w:rPr>
          <w:rFonts w:ascii="Times New Roman" w:hAnsi="Times New Roman"/>
        </w:rPr>
        <w:t>відкликати</w:t>
      </w:r>
      <w:proofErr w:type="spellEnd"/>
      <w:r w:rsidRPr="00F30F13">
        <w:rPr>
          <w:rFonts w:ascii="Times New Roman" w:hAnsi="Times New Roman"/>
        </w:rPr>
        <w:t xml:space="preserve"> </w:t>
      </w:r>
      <w:proofErr w:type="spellStart"/>
      <w:r w:rsidRPr="00F30F13">
        <w:rPr>
          <w:rFonts w:ascii="Times New Roman" w:hAnsi="Times New Roman"/>
        </w:rPr>
        <w:t>згоду</w:t>
      </w:r>
      <w:proofErr w:type="spellEnd"/>
      <w:r w:rsidRPr="00F30F13">
        <w:rPr>
          <w:rFonts w:ascii="Times New Roman" w:hAnsi="Times New Roman"/>
        </w:rPr>
        <w:t xml:space="preserve"> на </w:t>
      </w:r>
      <w:proofErr w:type="spellStart"/>
      <w:r w:rsidRPr="00F30F13">
        <w:rPr>
          <w:rFonts w:ascii="Times New Roman" w:hAnsi="Times New Roman"/>
        </w:rPr>
        <w:t>обробку</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право на </w:t>
      </w:r>
      <w:proofErr w:type="spellStart"/>
      <w:r w:rsidRPr="00F30F13">
        <w:rPr>
          <w:rFonts w:ascii="Times New Roman" w:hAnsi="Times New Roman"/>
        </w:rPr>
        <w:t>захист</w:t>
      </w:r>
      <w:proofErr w:type="spellEnd"/>
      <w:r w:rsidRPr="00F30F13">
        <w:rPr>
          <w:rFonts w:ascii="Times New Roman" w:hAnsi="Times New Roman"/>
        </w:rPr>
        <w:t xml:space="preserve"> </w:t>
      </w:r>
      <w:proofErr w:type="spellStart"/>
      <w:r w:rsidRPr="00F30F13">
        <w:rPr>
          <w:rFonts w:ascii="Times New Roman" w:hAnsi="Times New Roman"/>
        </w:rPr>
        <w:t>від</w:t>
      </w:r>
      <w:proofErr w:type="spellEnd"/>
      <w:r w:rsidRPr="00F30F13">
        <w:rPr>
          <w:rFonts w:ascii="Times New Roman" w:hAnsi="Times New Roman"/>
        </w:rPr>
        <w:t xml:space="preserve"> </w:t>
      </w:r>
      <w:proofErr w:type="spellStart"/>
      <w:r w:rsidRPr="00F30F13">
        <w:rPr>
          <w:rFonts w:ascii="Times New Roman" w:hAnsi="Times New Roman"/>
        </w:rPr>
        <w:t>автоматизованого</w:t>
      </w:r>
      <w:proofErr w:type="spellEnd"/>
      <w:r w:rsidRPr="00F30F13">
        <w:rPr>
          <w:rFonts w:ascii="Times New Roman" w:hAnsi="Times New Roman"/>
        </w:rPr>
        <w:t xml:space="preserve"> </w:t>
      </w:r>
      <w:proofErr w:type="spellStart"/>
      <w:r w:rsidRPr="00F30F13">
        <w:rPr>
          <w:rFonts w:ascii="Times New Roman" w:hAnsi="Times New Roman"/>
        </w:rPr>
        <w:t>рішення</w:t>
      </w:r>
      <w:proofErr w:type="spellEnd"/>
      <w:r w:rsidRPr="00F30F13">
        <w:rPr>
          <w:rFonts w:ascii="Times New Roman" w:hAnsi="Times New Roman"/>
        </w:rPr>
        <w:t xml:space="preserve">, яке </w:t>
      </w:r>
      <w:proofErr w:type="spellStart"/>
      <w:r w:rsidRPr="00F30F13">
        <w:rPr>
          <w:rFonts w:ascii="Times New Roman" w:hAnsi="Times New Roman"/>
        </w:rPr>
        <w:t>має</w:t>
      </w:r>
      <w:proofErr w:type="spellEnd"/>
      <w:r w:rsidRPr="00F30F13">
        <w:rPr>
          <w:rFonts w:ascii="Times New Roman" w:hAnsi="Times New Roman"/>
        </w:rPr>
        <w:t xml:space="preserve"> для </w:t>
      </w:r>
      <w:proofErr w:type="spellStart"/>
      <w:r w:rsidRPr="00F30F13">
        <w:rPr>
          <w:rFonts w:ascii="Times New Roman" w:hAnsi="Times New Roman"/>
        </w:rPr>
        <w:t>нього</w:t>
      </w:r>
      <w:proofErr w:type="spellEnd"/>
      <w:r w:rsidRPr="00F30F13">
        <w:rPr>
          <w:rFonts w:ascii="Times New Roman" w:hAnsi="Times New Roman"/>
        </w:rPr>
        <w:t xml:space="preserve"> </w:t>
      </w:r>
      <w:proofErr w:type="spellStart"/>
      <w:r w:rsidRPr="00F30F13">
        <w:rPr>
          <w:rFonts w:ascii="Times New Roman" w:hAnsi="Times New Roman"/>
        </w:rPr>
        <w:t>правові</w:t>
      </w:r>
      <w:proofErr w:type="spellEnd"/>
      <w:r w:rsidRPr="00F30F13">
        <w:rPr>
          <w:rFonts w:ascii="Times New Roman" w:hAnsi="Times New Roman"/>
        </w:rPr>
        <w:t xml:space="preserve"> </w:t>
      </w:r>
      <w:proofErr w:type="spellStart"/>
      <w:r w:rsidRPr="00F30F13">
        <w:rPr>
          <w:rFonts w:ascii="Times New Roman" w:hAnsi="Times New Roman"/>
        </w:rPr>
        <w:t>наслідки</w:t>
      </w:r>
      <w:proofErr w:type="spellEnd"/>
      <w:r w:rsidRPr="00F30F13">
        <w:rPr>
          <w:rFonts w:ascii="Times New Roman" w:hAnsi="Times New Roman"/>
        </w:rPr>
        <w:t xml:space="preserve">, а також </w:t>
      </w:r>
      <w:proofErr w:type="spellStart"/>
      <w:r w:rsidRPr="00F30F13">
        <w:rPr>
          <w:rFonts w:ascii="Times New Roman" w:hAnsi="Times New Roman"/>
        </w:rPr>
        <w:t>інші</w:t>
      </w:r>
      <w:proofErr w:type="spellEnd"/>
      <w:r w:rsidRPr="00F30F13">
        <w:rPr>
          <w:rFonts w:ascii="Times New Roman" w:hAnsi="Times New Roman"/>
        </w:rPr>
        <w:t xml:space="preserve"> права, </w:t>
      </w:r>
      <w:proofErr w:type="spellStart"/>
      <w:r w:rsidRPr="00F30F13">
        <w:rPr>
          <w:rFonts w:ascii="Times New Roman" w:hAnsi="Times New Roman"/>
        </w:rPr>
        <w:t>визначені</w:t>
      </w:r>
      <w:proofErr w:type="spellEnd"/>
      <w:r w:rsidRPr="00F30F13">
        <w:rPr>
          <w:rFonts w:ascii="Times New Roman" w:hAnsi="Times New Roman"/>
        </w:rPr>
        <w:t xml:space="preserve"> Законом </w:t>
      </w:r>
      <w:proofErr w:type="spellStart"/>
      <w:r w:rsidRPr="00F30F13">
        <w:rPr>
          <w:rFonts w:ascii="Times New Roman" w:hAnsi="Times New Roman"/>
        </w:rPr>
        <w:t>України</w:t>
      </w:r>
      <w:proofErr w:type="spellEnd"/>
      <w:r w:rsidRPr="00F30F13">
        <w:rPr>
          <w:rFonts w:ascii="Times New Roman" w:hAnsi="Times New Roman"/>
        </w:rPr>
        <w:t xml:space="preserve"> «Про </w:t>
      </w:r>
      <w:proofErr w:type="spellStart"/>
      <w:r w:rsidRPr="00F30F13">
        <w:rPr>
          <w:rFonts w:ascii="Times New Roman" w:hAnsi="Times New Roman"/>
        </w:rPr>
        <w:t>захист</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w:t>
      </w:r>
      <w:proofErr w:type="spellStart"/>
      <w:r w:rsidRPr="00F30F13">
        <w:rPr>
          <w:rFonts w:ascii="Times New Roman" w:hAnsi="Times New Roman"/>
        </w:rPr>
        <w:t>інформація</w:t>
      </w:r>
      <w:proofErr w:type="spellEnd"/>
      <w:r w:rsidRPr="00F30F13">
        <w:rPr>
          <w:rFonts w:ascii="Times New Roman" w:hAnsi="Times New Roman"/>
        </w:rPr>
        <w:t xml:space="preserve"> </w:t>
      </w:r>
      <w:proofErr w:type="spellStart"/>
      <w:r w:rsidRPr="00F30F13">
        <w:rPr>
          <w:rFonts w:ascii="Times New Roman" w:hAnsi="Times New Roman"/>
        </w:rPr>
        <w:t>щодо</w:t>
      </w:r>
      <w:proofErr w:type="spellEnd"/>
      <w:r w:rsidRPr="00F30F13">
        <w:rPr>
          <w:rFonts w:ascii="Times New Roman" w:hAnsi="Times New Roman"/>
        </w:rPr>
        <w:t xml:space="preserve"> прав </w:t>
      </w:r>
      <w:proofErr w:type="spellStart"/>
      <w:r w:rsidRPr="00F30F13">
        <w:rPr>
          <w:rFonts w:ascii="Times New Roman" w:hAnsi="Times New Roman"/>
        </w:rPr>
        <w:t>суб’єкта</w:t>
      </w:r>
      <w:proofErr w:type="spellEnd"/>
      <w:r w:rsidRPr="00F30F13">
        <w:rPr>
          <w:rFonts w:ascii="Times New Roman" w:hAnsi="Times New Roman"/>
        </w:rPr>
        <w:t xml:space="preserve"> </w:t>
      </w:r>
      <w:proofErr w:type="spellStart"/>
      <w:r w:rsidRPr="00F30F13">
        <w:rPr>
          <w:rFonts w:ascii="Times New Roman" w:hAnsi="Times New Roman"/>
        </w:rPr>
        <w:t>персональних</w:t>
      </w:r>
      <w:proofErr w:type="spellEnd"/>
      <w:r w:rsidRPr="00F30F13">
        <w:rPr>
          <w:rFonts w:ascii="Times New Roman" w:hAnsi="Times New Roman"/>
        </w:rPr>
        <w:t xml:space="preserve"> </w:t>
      </w:r>
      <w:proofErr w:type="spellStart"/>
      <w:r w:rsidRPr="00F30F13">
        <w:rPr>
          <w:rFonts w:ascii="Times New Roman" w:hAnsi="Times New Roman"/>
        </w:rPr>
        <w:t>даних</w:t>
      </w:r>
      <w:proofErr w:type="spellEnd"/>
      <w:r w:rsidRPr="00F30F13">
        <w:rPr>
          <w:rFonts w:ascii="Times New Roman" w:hAnsi="Times New Roman"/>
        </w:rPr>
        <w:t xml:space="preserve"> та </w:t>
      </w:r>
      <w:proofErr w:type="spellStart"/>
      <w:r w:rsidRPr="00F30F13">
        <w:rPr>
          <w:rFonts w:ascii="Times New Roman" w:hAnsi="Times New Roman"/>
        </w:rPr>
        <w:t>їх</w:t>
      </w:r>
      <w:proofErr w:type="spellEnd"/>
      <w:r w:rsidRPr="00F30F13">
        <w:rPr>
          <w:rFonts w:ascii="Times New Roman" w:hAnsi="Times New Roman"/>
        </w:rPr>
        <w:t xml:space="preserve"> </w:t>
      </w:r>
      <w:proofErr w:type="spellStart"/>
      <w:r w:rsidRPr="00F30F13">
        <w:rPr>
          <w:rFonts w:ascii="Times New Roman" w:hAnsi="Times New Roman"/>
        </w:rPr>
        <w:t>реалізаії</w:t>
      </w:r>
      <w:proofErr w:type="spellEnd"/>
      <w:r w:rsidRPr="00F30F13">
        <w:rPr>
          <w:rFonts w:ascii="Times New Roman" w:hAnsi="Times New Roman"/>
        </w:rPr>
        <w:t xml:space="preserve"> </w:t>
      </w:r>
      <w:proofErr w:type="spellStart"/>
      <w:r w:rsidRPr="00F30F13">
        <w:rPr>
          <w:rFonts w:ascii="Times New Roman" w:hAnsi="Times New Roman"/>
        </w:rPr>
        <w:t>розміщена</w:t>
      </w:r>
      <w:proofErr w:type="spellEnd"/>
      <w:r w:rsidRPr="00F30F13">
        <w:rPr>
          <w:rFonts w:ascii="Times New Roman" w:hAnsi="Times New Roman"/>
        </w:rPr>
        <w:t xml:space="preserve"> на </w:t>
      </w:r>
      <w:proofErr w:type="spellStart"/>
      <w:r w:rsidRPr="00F30F13">
        <w:rPr>
          <w:rFonts w:ascii="Times New Roman" w:hAnsi="Times New Roman"/>
        </w:rPr>
        <w:t>вебсайті</w:t>
      </w:r>
      <w:proofErr w:type="spellEnd"/>
      <w:r w:rsidRPr="00F30F13">
        <w:rPr>
          <w:rFonts w:ascii="Times New Roman" w:hAnsi="Times New Roman"/>
        </w:rPr>
        <w:t xml:space="preserve"> Банку за </w:t>
      </w:r>
      <w:proofErr w:type="spellStart"/>
      <w:r w:rsidRPr="00F30F13">
        <w:rPr>
          <w:rFonts w:ascii="Times New Roman" w:hAnsi="Times New Roman"/>
        </w:rPr>
        <w:t>посиланням</w:t>
      </w:r>
      <w:proofErr w:type="spellEnd"/>
      <w:r w:rsidRPr="00F30F13">
        <w:rPr>
          <w:rFonts w:ascii="Times New Roman" w:hAnsi="Times New Roman"/>
        </w:rPr>
        <w:t xml:space="preserve"> </w:t>
      </w:r>
      <w:hyperlink r:id="rId14" w:history="1">
        <w:r w:rsidRPr="00F30F13">
          <w:rPr>
            <w:rStyle w:val="aff8"/>
            <w:rFonts w:ascii="Times New Roman" w:hAnsi="Times New Roman"/>
          </w:rPr>
          <w:t>https://www.oschadbank.ua/pro-porjadok-i-proceduru-zahystu-personalnyh-danyh</w:t>
        </w:r>
      </w:hyperlink>
      <w:r w:rsidRPr="00F30F13">
        <w:rPr>
          <w:rFonts w:ascii="Times New Roman" w:hAnsi="Times New Roman"/>
        </w:rPr>
        <w:t>)</w:t>
      </w:r>
      <w:r w:rsidRPr="00F30F13">
        <w:rPr>
          <w:rFonts w:ascii="Times New Roman" w:hAnsi="Times New Roman"/>
          <w:lang w:val="uk-UA"/>
        </w:rPr>
        <w:t>.</w:t>
      </w:r>
    </w:p>
    <w:p w:rsidR="00F17670" w:rsidRPr="00F30F13" w:rsidRDefault="00F801F0" w:rsidP="00F30F13">
      <w:pPr>
        <w:pStyle w:val="af4"/>
        <w:numPr>
          <w:ilvl w:val="2"/>
          <w:numId w:val="83"/>
        </w:numPr>
        <w:ind w:left="0" w:firstLine="0"/>
        <w:jc w:val="both"/>
        <w:rPr>
          <w:lang w:val="uk-UA"/>
        </w:rPr>
      </w:pPr>
      <w:r w:rsidRPr="00F30F13">
        <w:rPr>
          <w:rFonts w:ascii="Times New Roman" w:hAnsi="Times New Roman"/>
          <w:lang w:val="uk-UA"/>
        </w:rPr>
        <w:t xml:space="preserve">Позичальник цим Договором </w:t>
      </w:r>
      <w:bookmarkStart w:id="31" w:name="_Hlk217855419"/>
      <w:r w:rsidRPr="00F30F13">
        <w:rPr>
          <w:rFonts w:ascii="Times New Roman" w:hAnsi="Times New Roman"/>
          <w:lang w:val="uk-UA"/>
        </w:rPr>
        <w:t xml:space="preserve">повідомлений та згоден, що Банк може направляти Позичальнику комерційні пропозиції Банку та рекламні матеріали, за допомогою звичайних поштових відправлень та листів-звернень, електронних засобів зв’язку, SMS – повідомлень, тощо, на адреси, номери телефонів, електронну пошту, надані Позичальником (зазначені ним в будь-яких документах) </w:t>
      </w:r>
      <w:bookmarkEnd w:id="31"/>
      <w:r w:rsidRPr="00F30F13">
        <w:rPr>
          <w:rFonts w:ascii="Times New Roman" w:hAnsi="Times New Roman"/>
          <w:lang w:val="uk-UA"/>
        </w:rPr>
        <w:t>Банку</w:t>
      </w:r>
      <w:r w:rsidR="00F17670" w:rsidRPr="00F30F13">
        <w:rPr>
          <w:rFonts w:ascii="Times New Roman" w:hAnsi="Times New Roman"/>
          <w:lang w:val="uk-UA"/>
        </w:rPr>
        <w:t>.</w:t>
      </w:r>
    </w:p>
    <w:p w:rsidR="00F17670" w:rsidRPr="00F30F13" w:rsidRDefault="00F801F0" w:rsidP="00F30F13">
      <w:pPr>
        <w:ind w:left="360" w:firstLine="1625"/>
        <w:jc w:val="center"/>
        <w:rPr>
          <w:b/>
          <w:sz w:val="24"/>
          <w:szCs w:val="24"/>
          <w:lang w:val="uk-UA"/>
        </w:rPr>
      </w:pPr>
      <w:r w:rsidRPr="00F30F13">
        <w:rPr>
          <w:b/>
          <w:bCs/>
          <w:sz w:val="22"/>
          <w:szCs w:val="22"/>
          <w:lang w:val="uk-UA"/>
        </w:rPr>
        <w:t>8.</w:t>
      </w:r>
      <w:r w:rsidR="00F17670" w:rsidRPr="00F30F13">
        <w:rPr>
          <w:b/>
          <w:bCs/>
          <w:sz w:val="24"/>
          <w:szCs w:val="24"/>
          <w:lang w:val="uk-UA"/>
        </w:rPr>
        <w:t>Відступлення</w:t>
      </w:r>
      <w:r w:rsidR="00F17670" w:rsidRPr="00F30F13">
        <w:rPr>
          <w:b/>
          <w:sz w:val="24"/>
          <w:szCs w:val="24"/>
          <w:lang w:val="uk-UA"/>
        </w:rPr>
        <w:t xml:space="preserve"> права вимоги за Договором</w:t>
      </w:r>
    </w:p>
    <w:p w:rsidR="000F1F20" w:rsidRPr="00F30F13" w:rsidRDefault="000F1F20" w:rsidP="00F30F13">
      <w:pPr>
        <w:ind w:left="360"/>
        <w:rPr>
          <w:b/>
          <w:sz w:val="24"/>
          <w:szCs w:val="24"/>
          <w:lang w:val="uk-UA"/>
        </w:rPr>
      </w:pPr>
    </w:p>
    <w:p w:rsidR="00F17670" w:rsidRPr="00F30F13" w:rsidRDefault="000D6E18" w:rsidP="00011A26">
      <w:pPr>
        <w:numPr>
          <w:ilvl w:val="1"/>
          <w:numId w:val="8"/>
        </w:numPr>
        <w:tabs>
          <w:tab w:val="left" w:pos="567"/>
        </w:tabs>
        <w:ind w:left="567" w:hanging="567"/>
        <w:jc w:val="both"/>
        <w:rPr>
          <w:sz w:val="22"/>
          <w:szCs w:val="22"/>
          <w:lang w:val="uk-UA"/>
        </w:rPr>
      </w:pPr>
      <w:r w:rsidRPr="00F30F13">
        <w:rPr>
          <w:sz w:val="22"/>
          <w:szCs w:val="22"/>
          <w:lang w:val="uk-UA"/>
        </w:rPr>
        <w:t>Банк, у встановленому Законодавством та цим Договором порядку, має право без згоди Позичальника відступити своє право вимоги за цим Договором будь-якій особі, у зв’язку з чим відбувається заміна сторони – кредитора за цим Договором</w:t>
      </w:r>
      <w:r w:rsidR="00F17670" w:rsidRPr="00F30F13">
        <w:rPr>
          <w:sz w:val="22"/>
          <w:szCs w:val="22"/>
          <w:lang w:val="uk-UA"/>
        </w:rPr>
        <w:t xml:space="preserve">. </w:t>
      </w:r>
    </w:p>
    <w:p w:rsidR="00F17670" w:rsidRPr="00F30F13" w:rsidRDefault="000D6E18" w:rsidP="00011A26">
      <w:pPr>
        <w:numPr>
          <w:ilvl w:val="1"/>
          <w:numId w:val="8"/>
        </w:numPr>
        <w:tabs>
          <w:tab w:val="left" w:pos="567"/>
        </w:tabs>
        <w:ind w:left="567" w:hanging="567"/>
        <w:jc w:val="both"/>
        <w:rPr>
          <w:sz w:val="22"/>
          <w:szCs w:val="22"/>
          <w:lang w:val="uk-UA"/>
        </w:rPr>
      </w:pPr>
      <w:r w:rsidRPr="00F30F13">
        <w:rPr>
          <w:sz w:val="22"/>
          <w:szCs w:val="22"/>
          <w:lang w:val="uk-UA"/>
        </w:rPr>
        <w:t xml:space="preserve">У разі відступлення права вимоги за цим Договором або залучення Колекторської компанії до врегулювання простроченої заборгованості, Банк, </w:t>
      </w:r>
      <w:r w:rsidR="00453D34" w:rsidRPr="00F30F13">
        <w:rPr>
          <w:sz w:val="22"/>
          <w:szCs w:val="22"/>
          <w:lang w:val="uk-UA"/>
        </w:rPr>
        <w:t>протягом 10 (десяти) робочих днів із дати відступлення права вимоги/залучення  Колекторської компанії</w:t>
      </w:r>
      <w:r w:rsidRPr="00F30F13">
        <w:rPr>
          <w:sz w:val="22"/>
          <w:szCs w:val="22"/>
          <w:lang w:val="uk-UA"/>
        </w:rPr>
        <w:t>, повідомляє Позичальника про такий факт та про передачу персональних даних Позичальника, з наданням іншої інформації визначеної законодавством,  у спосіб, визначений п. 12.3 цього Договору</w:t>
      </w:r>
      <w:r w:rsidR="00F17670" w:rsidRPr="00F30F13">
        <w:rPr>
          <w:sz w:val="22"/>
          <w:szCs w:val="22"/>
          <w:lang w:val="uk-UA"/>
        </w:rPr>
        <w:t>.</w:t>
      </w:r>
    </w:p>
    <w:p w:rsidR="00F17670" w:rsidRPr="00F30F13" w:rsidRDefault="000F1F20" w:rsidP="00F30F13">
      <w:pPr>
        <w:ind w:left="360" w:firstLine="633"/>
        <w:jc w:val="center"/>
        <w:rPr>
          <w:b/>
          <w:sz w:val="16"/>
          <w:szCs w:val="16"/>
          <w:lang w:val="uk-UA"/>
        </w:rPr>
      </w:pPr>
      <w:r w:rsidRPr="00F30F13">
        <w:rPr>
          <w:b/>
          <w:sz w:val="24"/>
          <w:szCs w:val="24"/>
          <w:lang w:val="uk-UA"/>
        </w:rPr>
        <w:t>9.</w:t>
      </w:r>
      <w:r w:rsidR="00F17670" w:rsidRPr="00F30F13">
        <w:rPr>
          <w:b/>
          <w:sz w:val="24"/>
          <w:szCs w:val="24"/>
          <w:lang w:val="uk-UA"/>
        </w:rPr>
        <w:t>Відповідальність Сторін</w:t>
      </w:r>
    </w:p>
    <w:p w:rsidR="000F1F20" w:rsidRPr="00F30F13" w:rsidRDefault="000F1F20" w:rsidP="00F30F13">
      <w:pPr>
        <w:ind w:left="360" w:firstLine="2475"/>
        <w:rPr>
          <w:b/>
          <w:sz w:val="16"/>
          <w:szCs w:val="16"/>
          <w:lang w:val="uk-UA"/>
        </w:rPr>
      </w:pPr>
    </w:p>
    <w:p w:rsidR="00F17670" w:rsidRPr="00F30F13" w:rsidRDefault="00F17670" w:rsidP="00011A26">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 xml:space="preserve">За невиконання або неналежне виконання взятих на себе зобов’язань по цьому Договору, Сторони несуть відповідальність в порядку та на умовах, обумовлених в цьому Договорі та чинним Законодавством, і відшкодовують завдані Збитки. </w:t>
      </w:r>
    </w:p>
    <w:p w:rsidR="00F17670" w:rsidRPr="00F30F13" w:rsidRDefault="00F17670" w:rsidP="00947414">
      <w:pPr>
        <w:pStyle w:val="af"/>
        <w:spacing w:after="0"/>
        <w:ind w:left="567"/>
        <w:jc w:val="both"/>
        <w:rPr>
          <w:sz w:val="22"/>
          <w:szCs w:val="22"/>
          <w:lang w:val="uk-UA"/>
        </w:rPr>
      </w:pPr>
      <w:r w:rsidRPr="00F30F13">
        <w:rPr>
          <w:sz w:val="22"/>
          <w:szCs w:val="22"/>
          <w:lang w:val="uk-UA"/>
        </w:rPr>
        <w:t>Завдані Банку Збитки Позичальник зобов’язується відшкодувати в повному обсязі понад неустойку, пеню та штраф, і несе відповідальність за їх відшкодування всім належним йому майном.</w:t>
      </w:r>
    </w:p>
    <w:p w:rsidR="00F17670" w:rsidRPr="00F30F13" w:rsidRDefault="00F17670" w:rsidP="00011A26">
      <w:pPr>
        <w:pStyle w:val="af"/>
        <w:numPr>
          <w:ilvl w:val="0"/>
          <w:numId w:val="20"/>
        </w:numPr>
        <w:tabs>
          <w:tab w:val="clear" w:pos="360"/>
          <w:tab w:val="num" w:pos="0"/>
        </w:tabs>
        <w:spacing w:after="0"/>
        <w:ind w:left="567" w:hanging="567"/>
        <w:jc w:val="both"/>
        <w:rPr>
          <w:sz w:val="22"/>
          <w:szCs w:val="22"/>
          <w:lang w:val="uk-UA"/>
        </w:rPr>
      </w:pPr>
      <w:r w:rsidRPr="00F30F13">
        <w:rPr>
          <w:sz w:val="22"/>
          <w:szCs w:val="22"/>
          <w:lang w:val="uk-UA"/>
        </w:rPr>
        <w:t>Сукупна сума неустойки (пені, штрафу), нарахована за порушення зобов'язань Позичальником на підставі Договору, не може перевищувати половини суми, одержаної Позичальником за цим Договором.</w:t>
      </w:r>
    </w:p>
    <w:p w:rsidR="00F17670" w:rsidRPr="00F30F13" w:rsidRDefault="00F17670" w:rsidP="00011A26">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 xml:space="preserve">За порушення взятих на себе зобов’язань по своєчасному поверненню Основної суми боргу та сплати процентів за користування Кредитом Позичальник зобов’язується сплатити на користь Банку пеню в розмірі </w:t>
      </w:r>
      <w:r w:rsidRPr="00F30F13">
        <w:rPr>
          <w:iCs/>
          <w:sz w:val="22"/>
          <w:szCs w:val="22"/>
          <w:lang w:val="uk-UA"/>
        </w:rPr>
        <w:t xml:space="preserve">подвійної облікової ставки Національного банку України, яка діяла в період, за який сплачується пеня, від суми платежу за кожний день прострочення, але не більше </w:t>
      </w:r>
      <w:r w:rsidRPr="00F30F13">
        <w:rPr>
          <w:b/>
          <w:iCs/>
          <w:sz w:val="22"/>
          <w:szCs w:val="22"/>
          <w:lang w:val="uk-UA"/>
        </w:rPr>
        <w:t>15%</w:t>
      </w:r>
      <w:r w:rsidRPr="00F30F13">
        <w:rPr>
          <w:iCs/>
          <w:sz w:val="22"/>
          <w:szCs w:val="22"/>
          <w:lang w:val="uk-UA"/>
        </w:rPr>
        <w:t xml:space="preserve"> </w:t>
      </w:r>
      <w:r w:rsidR="0019124A" w:rsidRPr="00F30F13">
        <w:rPr>
          <w:iCs/>
          <w:sz w:val="22"/>
          <w:szCs w:val="22"/>
          <w:lang w:val="uk-UA"/>
        </w:rPr>
        <w:t>(</w:t>
      </w:r>
      <w:r w:rsidR="0019124A" w:rsidRPr="00F30F13">
        <w:rPr>
          <w:b/>
          <w:iCs/>
          <w:sz w:val="22"/>
          <w:szCs w:val="22"/>
          <w:lang w:val="uk-UA"/>
        </w:rPr>
        <w:t>п’ятнадцяти) процентів</w:t>
      </w:r>
      <w:r w:rsidR="0019124A" w:rsidRPr="00F30F13">
        <w:rPr>
          <w:iCs/>
          <w:sz w:val="22"/>
          <w:szCs w:val="22"/>
          <w:lang w:val="uk-UA"/>
        </w:rPr>
        <w:t xml:space="preserve"> </w:t>
      </w:r>
      <w:r w:rsidRPr="00F30F13">
        <w:rPr>
          <w:iCs/>
          <w:sz w:val="22"/>
          <w:szCs w:val="22"/>
          <w:lang w:val="uk-UA"/>
        </w:rPr>
        <w:t>суми простроченого платежу</w:t>
      </w:r>
      <w:r w:rsidRPr="00F30F13">
        <w:rPr>
          <w:sz w:val="22"/>
          <w:szCs w:val="22"/>
          <w:lang w:val="uk-UA"/>
        </w:rPr>
        <w:t xml:space="preserve">. </w:t>
      </w:r>
    </w:p>
    <w:p w:rsidR="00F17670" w:rsidRPr="00F30F13" w:rsidRDefault="00F17670" w:rsidP="00011A26">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 xml:space="preserve">У разі ненадання або несвоєчасного надання Позичальником документів, що підтверджують фінансовий стан Позичальника, Позичальник повинен сплатити на користь Банку неустойку в розмірі </w:t>
      </w:r>
      <w:r w:rsidRPr="00F30F13">
        <w:rPr>
          <w:b/>
          <w:sz w:val="22"/>
          <w:szCs w:val="22"/>
          <w:lang w:val="uk-UA"/>
        </w:rPr>
        <w:t xml:space="preserve">0,5% </w:t>
      </w:r>
      <w:r w:rsidR="0019124A" w:rsidRPr="00F30F13">
        <w:rPr>
          <w:b/>
          <w:sz w:val="22"/>
          <w:szCs w:val="22"/>
          <w:lang w:val="uk-UA"/>
        </w:rPr>
        <w:t xml:space="preserve">(нуль цілих п’ять десятих) процентів </w:t>
      </w:r>
      <w:r w:rsidRPr="00F30F13">
        <w:rPr>
          <w:sz w:val="22"/>
          <w:szCs w:val="22"/>
          <w:lang w:val="uk-UA"/>
        </w:rPr>
        <w:t>від суми Кредиту (за кожен випадок ненадання документів).</w:t>
      </w:r>
    </w:p>
    <w:p w:rsidR="00F626E0" w:rsidRPr="00F30F13" w:rsidRDefault="002E0602" w:rsidP="00B352D2">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Якщо відповідно до п. 3.1.1 цього Договору Умовою надання Кредиту є оформлення Позичальником в Банку банківської платіжної картки, у</w:t>
      </w:r>
      <w:r w:rsidR="00F626E0" w:rsidRPr="00F30F13">
        <w:rPr>
          <w:sz w:val="22"/>
          <w:szCs w:val="22"/>
          <w:lang w:val="uk-UA"/>
        </w:rPr>
        <w:t xml:space="preserve"> разі повного або часткового невиконання умов пункту 4.3</w:t>
      </w:r>
      <w:r w:rsidRPr="00F30F13">
        <w:rPr>
          <w:sz w:val="22"/>
          <w:szCs w:val="22"/>
          <w:lang w:val="uk-UA"/>
        </w:rPr>
        <w:t xml:space="preserve">.16. </w:t>
      </w:r>
      <w:r w:rsidR="00F626E0" w:rsidRPr="00F30F13">
        <w:rPr>
          <w:sz w:val="22"/>
          <w:szCs w:val="22"/>
          <w:lang w:val="uk-UA"/>
        </w:rPr>
        <w:t xml:space="preserve">Договору, Позичальник повинен сплатити на користь Банку неустойку в розмірі </w:t>
      </w:r>
      <w:r w:rsidR="00F626E0" w:rsidRPr="00F30F13">
        <w:rPr>
          <w:b/>
          <w:sz w:val="22"/>
          <w:szCs w:val="22"/>
          <w:lang w:val="uk-UA"/>
        </w:rPr>
        <w:t xml:space="preserve">0,5% </w:t>
      </w:r>
      <w:r w:rsidR="0019124A" w:rsidRPr="00F30F13">
        <w:rPr>
          <w:b/>
          <w:sz w:val="22"/>
          <w:szCs w:val="22"/>
          <w:lang w:val="uk-UA"/>
        </w:rPr>
        <w:t>(нуль цілих п’ять десятих) процентів</w:t>
      </w:r>
      <w:r w:rsidR="0019124A" w:rsidRPr="00F30F13">
        <w:rPr>
          <w:sz w:val="22"/>
          <w:szCs w:val="22"/>
          <w:lang w:val="uk-UA"/>
        </w:rPr>
        <w:t xml:space="preserve"> </w:t>
      </w:r>
      <w:r w:rsidR="00F626E0" w:rsidRPr="00F30F13">
        <w:rPr>
          <w:sz w:val="22"/>
          <w:szCs w:val="22"/>
          <w:lang w:val="uk-UA"/>
        </w:rPr>
        <w:t>від суми Кредиту (за кожен випадок порушення).</w:t>
      </w:r>
    </w:p>
    <w:p w:rsidR="005D392A" w:rsidRPr="00F30F13" w:rsidRDefault="002E0602" w:rsidP="001F7FB2">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Якщо відповідно до п. 3.1.1 цього Договору Умовою надання Кредиту є укладення договору застави рухомого майна (майно</w:t>
      </w:r>
      <w:r w:rsidR="0083133C" w:rsidRPr="00F30F13">
        <w:rPr>
          <w:sz w:val="22"/>
          <w:szCs w:val="22"/>
          <w:lang w:val="uk-UA"/>
        </w:rPr>
        <w:t>вих пр</w:t>
      </w:r>
      <w:r w:rsidRPr="00F30F13">
        <w:rPr>
          <w:sz w:val="22"/>
          <w:szCs w:val="22"/>
          <w:lang w:val="uk-UA"/>
        </w:rPr>
        <w:t>а</w:t>
      </w:r>
      <w:r w:rsidR="0083133C" w:rsidRPr="00F30F13">
        <w:rPr>
          <w:sz w:val="22"/>
          <w:szCs w:val="22"/>
          <w:lang w:val="uk-UA"/>
        </w:rPr>
        <w:t>в</w:t>
      </w:r>
      <w:r w:rsidRPr="00F30F13">
        <w:rPr>
          <w:sz w:val="22"/>
          <w:szCs w:val="22"/>
          <w:lang w:val="uk-UA"/>
        </w:rPr>
        <w:t xml:space="preserve"> на транспортний засіб), у</w:t>
      </w:r>
      <w:r w:rsidR="00F17670" w:rsidRPr="00F30F13">
        <w:rPr>
          <w:sz w:val="22"/>
          <w:szCs w:val="22"/>
          <w:lang w:val="uk-UA"/>
        </w:rPr>
        <w:t xml:space="preserve"> разі повного або часткового невиконання умов п</w:t>
      </w:r>
      <w:r w:rsidR="00594F9E" w:rsidRPr="00F30F13">
        <w:rPr>
          <w:sz w:val="22"/>
          <w:szCs w:val="22"/>
          <w:lang w:val="uk-UA"/>
        </w:rPr>
        <w:t xml:space="preserve">ункту </w:t>
      </w:r>
      <w:r w:rsidR="00F17670" w:rsidRPr="00F30F13">
        <w:rPr>
          <w:sz w:val="22"/>
          <w:szCs w:val="22"/>
          <w:lang w:val="uk-UA"/>
        </w:rPr>
        <w:t>4.3.1</w:t>
      </w:r>
      <w:r w:rsidR="00594F9E" w:rsidRPr="00F30F13">
        <w:rPr>
          <w:sz w:val="22"/>
          <w:szCs w:val="22"/>
          <w:lang w:val="uk-UA"/>
        </w:rPr>
        <w:t>5.</w:t>
      </w:r>
      <w:r w:rsidR="00F17670" w:rsidRPr="00F30F13">
        <w:rPr>
          <w:sz w:val="22"/>
          <w:szCs w:val="22"/>
          <w:lang w:val="uk-UA"/>
        </w:rPr>
        <w:t xml:space="preserve"> цього Договору Позичальник повинен сплатити на користь Банку неустойку в розмірі </w:t>
      </w:r>
      <w:r w:rsidR="00F17670" w:rsidRPr="00F30F13">
        <w:rPr>
          <w:b/>
          <w:sz w:val="22"/>
          <w:szCs w:val="22"/>
          <w:lang w:val="uk-UA"/>
        </w:rPr>
        <w:t>50%</w:t>
      </w:r>
      <w:r w:rsidR="0019124A" w:rsidRPr="00F30F13">
        <w:rPr>
          <w:b/>
          <w:sz w:val="22"/>
          <w:szCs w:val="22"/>
          <w:lang w:val="uk-UA"/>
        </w:rPr>
        <w:t xml:space="preserve"> (п’ятдесяти) процентів</w:t>
      </w:r>
      <w:r w:rsidR="0019124A" w:rsidRPr="00F30F13">
        <w:rPr>
          <w:sz w:val="22"/>
          <w:szCs w:val="22"/>
          <w:lang w:val="uk-UA"/>
        </w:rPr>
        <w:t xml:space="preserve"> </w:t>
      </w:r>
      <w:r w:rsidR="00F17670" w:rsidRPr="00F30F13">
        <w:rPr>
          <w:sz w:val="22"/>
          <w:szCs w:val="22"/>
          <w:lang w:val="uk-UA"/>
        </w:rPr>
        <w:t>від суми Кредиту.</w:t>
      </w:r>
    </w:p>
    <w:p w:rsidR="0019124A" w:rsidRPr="00F30F13" w:rsidRDefault="0019124A" w:rsidP="00B352D2">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 xml:space="preserve">Банк не несе відповідальності за збитки або іншу пряму чи непряму шкоду, завдану </w:t>
      </w:r>
      <w:r w:rsidR="005E47C8" w:rsidRPr="00F30F13">
        <w:rPr>
          <w:sz w:val="22"/>
          <w:szCs w:val="22"/>
          <w:lang w:val="uk-UA"/>
        </w:rPr>
        <w:t xml:space="preserve">Позичальнику </w:t>
      </w:r>
      <w:r w:rsidRPr="00F30F13">
        <w:rPr>
          <w:sz w:val="22"/>
          <w:szCs w:val="22"/>
          <w:lang w:val="uk-UA"/>
        </w:rPr>
        <w:t xml:space="preserve">при виконанні Банком обов’язків суб'єкта первинного фінансового моніторингу, визначених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а також виконання Банком вимог </w:t>
      </w:r>
      <w:r w:rsidR="00E15205" w:rsidRPr="00F30F13">
        <w:rPr>
          <w:sz w:val="22"/>
          <w:szCs w:val="22"/>
          <w:lang w:val="uk-UA"/>
        </w:rPr>
        <w:t xml:space="preserve">Законодавства </w:t>
      </w:r>
      <w:r w:rsidRPr="00F30F13">
        <w:rPr>
          <w:sz w:val="22"/>
          <w:szCs w:val="22"/>
          <w:lang w:val="uk-UA"/>
        </w:rPr>
        <w:t>України, що регулює питання обмеження розпорядження Позичальником належними йому коштами за Рахунком(ми), валютного законодавства, законодавства про санкції.</w:t>
      </w:r>
    </w:p>
    <w:p w:rsidR="0059114A" w:rsidRPr="00F30F13" w:rsidRDefault="0059114A" w:rsidP="00B352D2">
      <w:pPr>
        <w:pStyle w:val="af"/>
        <w:numPr>
          <w:ilvl w:val="0"/>
          <w:numId w:val="20"/>
        </w:numPr>
        <w:tabs>
          <w:tab w:val="clear" w:pos="360"/>
          <w:tab w:val="num" w:pos="567"/>
        </w:tabs>
        <w:spacing w:after="0"/>
        <w:ind w:left="567" w:hanging="567"/>
        <w:jc w:val="both"/>
        <w:rPr>
          <w:sz w:val="22"/>
          <w:szCs w:val="22"/>
          <w:lang w:val="uk-UA"/>
        </w:rPr>
      </w:pPr>
      <w:r w:rsidRPr="00F30F13">
        <w:rPr>
          <w:sz w:val="22"/>
          <w:szCs w:val="22"/>
          <w:lang w:val="uk-UA"/>
        </w:rPr>
        <w:t>Сторона Договору, яка порушила зобов’язання, звільняється від відповідальності за порушення зобов’язання, якщо вона доведе, що це порушення сталося внаслідок випадку або форс-мажорних обставин (обставини непереборної сили), що засвідчуються Торгово-промисловою палатою України та уповноваженими нею регіональними торгово-промисловими палатами.</w:t>
      </w:r>
    </w:p>
    <w:p w:rsidR="00DD7254" w:rsidRPr="008D3FC5" w:rsidRDefault="00DD7254" w:rsidP="00DD7254">
      <w:pPr>
        <w:pStyle w:val="af"/>
        <w:numPr>
          <w:ilvl w:val="0"/>
          <w:numId w:val="20"/>
        </w:numPr>
        <w:tabs>
          <w:tab w:val="clear" w:pos="360"/>
          <w:tab w:val="num" w:pos="567"/>
        </w:tabs>
        <w:spacing w:after="0"/>
        <w:ind w:left="567" w:hanging="567"/>
        <w:jc w:val="both"/>
        <w:rPr>
          <w:sz w:val="22"/>
          <w:szCs w:val="22"/>
          <w:lang w:val="uk-UA"/>
        </w:rPr>
      </w:pPr>
      <w:r w:rsidRPr="008D3FC5">
        <w:rPr>
          <w:sz w:val="22"/>
          <w:szCs w:val="22"/>
          <w:lang w:val="uk-UA"/>
        </w:rPr>
        <w:t>Виконання Позичальником зобов’язання щодо сплати процентів, в розмірі визначеному в п</w:t>
      </w:r>
      <w:r w:rsidRPr="000603D1">
        <w:rPr>
          <w:sz w:val="22"/>
          <w:szCs w:val="22"/>
          <w:lang w:val="uk-UA"/>
        </w:rPr>
        <w:t>.</w:t>
      </w:r>
      <w:r w:rsidR="00C70A77" w:rsidRPr="000603D1">
        <w:rPr>
          <w:sz w:val="22"/>
          <w:szCs w:val="22"/>
          <w:lang w:val="uk-UA"/>
        </w:rPr>
        <w:t xml:space="preserve"> </w:t>
      </w:r>
      <w:r w:rsidR="00A347E2" w:rsidRPr="000603D1">
        <w:rPr>
          <w:sz w:val="22"/>
          <w:szCs w:val="22"/>
          <w:lang w:val="uk-UA"/>
        </w:rPr>
        <w:t>2.4.1.</w:t>
      </w:r>
      <w:r w:rsidR="008D3FC5" w:rsidRPr="000603D1" w:rsidDel="008D3FC5">
        <w:rPr>
          <w:sz w:val="22"/>
          <w:szCs w:val="22"/>
          <w:lang w:val="uk-UA"/>
        </w:rPr>
        <w:t xml:space="preserve"> </w:t>
      </w:r>
      <w:r w:rsidRPr="008D3FC5">
        <w:rPr>
          <w:sz w:val="22"/>
          <w:szCs w:val="22"/>
          <w:lang w:val="uk-UA"/>
        </w:rPr>
        <w:t xml:space="preserve">цього Договору, у разі невиконання зобов’язань, передбачених </w:t>
      </w:r>
      <w:proofErr w:type="spellStart"/>
      <w:r w:rsidRPr="008D3FC5">
        <w:rPr>
          <w:sz w:val="22"/>
          <w:szCs w:val="22"/>
          <w:lang w:val="uk-UA"/>
        </w:rPr>
        <w:t>п.п</w:t>
      </w:r>
      <w:proofErr w:type="spellEnd"/>
      <w:r w:rsidRPr="008D3FC5">
        <w:rPr>
          <w:sz w:val="22"/>
          <w:szCs w:val="22"/>
          <w:lang w:val="uk-UA"/>
        </w:rPr>
        <w:t xml:space="preserve">. 4.3.3. Договору,  не звільняє Позичальника від виконання ним </w:t>
      </w:r>
      <w:proofErr w:type="spellStart"/>
      <w:r w:rsidRPr="008D3FC5">
        <w:rPr>
          <w:sz w:val="22"/>
          <w:szCs w:val="22"/>
          <w:lang w:val="uk-UA"/>
        </w:rPr>
        <w:t>зобов</w:t>
      </w:r>
      <w:proofErr w:type="spellEnd"/>
      <w:r w:rsidR="00845056" w:rsidRPr="007B51D4">
        <w:rPr>
          <w:sz w:val="22"/>
          <w:szCs w:val="22"/>
          <w:lang w:val="ru-RU"/>
        </w:rPr>
        <w:t>’</w:t>
      </w:r>
      <w:proofErr w:type="spellStart"/>
      <w:r w:rsidRPr="008D3FC5">
        <w:rPr>
          <w:sz w:val="22"/>
          <w:szCs w:val="22"/>
          <w:lang w:val="uk-UA"/>
        </w:rPr>
        <w:t>язань</w:t>
      </w:r>
      <w:proofErr w:type="spellEnd"/>
      <w:r w:rsidRPr="008D3FC5">
        <w:rPr>
          <w:sz w:val="22"/>
          <w:szCs w:val="22"/>
          <w:lang w:val="uk-UA"/>
        </w:rPr>
        <w:t xml:space="preserve">, встановлених </w:t>
      </w:r>
      <w:proofErr w:type="spellStart"/>
      <w:r w:rsidRPr="008D3FC5">
        <w:rPr>
          <w:sz w:val="22"/>
          <w:szCs w:val="22"/>
          <w:lang w:val="uk-UA"/>
        </w:rPr>
        <w:t>п</w:t>
      </w:r>
      <w:r w:rsidR="006C5362">
        <w:rPr>
          <w:sz w:val="22"/>
          <w:szCs w:val="22"/>
          <w:lang w:val="uk-UA"/>
        </w:rPr>
        <w:t>.</w:t>
      </w:r>
      <w:r w:rsidRPr="008D3FC5">
        <w:rPr>
          <w:sz w:val="22"/>
          <w:szCs w:val="22"/>
          <w:lang w:val="uk-UA"/>
        </w:rPr>
        <w:t>п</w:t>
      </w:r>
      <w:proofErr w:type="spellEnd"/>
      <w:r w:rsidRPr="008D3FC5">
        <w:rPr>
          <w:sz w:val="22"/>
          <w:szCs w:val="22"/>
          <w:lang w:val="uk-UA"/>
        </w:rPr>
        <w:t xml:space="preserve">. 4.3.3  Договору та зобов’язань щодо </w:t>
      </w:r>
      <w:r w:rsidRPr="008D3FC5">
        <w:rPr>
          <w:rFonts w:eastAsia="Calibri"/>
          <w:iCs/>
          <w:sz w:val="22"/>
          <w:szCs w:val="22"/>
          <w:lang w:val="uk-UA" w:eastAsia="en-US"/>
        </w:rPr>
        <w:t>страхування переданого в заставу Банку Транспортного засобу.</w:t>
      </w:r>
    </w:p>
    <w:p w:rsidR="00DD7254" w:rsidRPr="00F30F13" w:rsidRDefault="00DD7254" w:rsidP="00A347E2">
      <w:pPr>
        <w:pStyle w:val="af"/>
        <w:spacing w:after="0"/>
        <w:ind w:left="567"/>
        <w:jc w:val="both"/>
        <w:rPr>
          <w:sz w:val="22"/>
          <w:szCs w:val="22"/>
          <w:lang w:val="uk-UA"/>
        </w:rPr>
      </w:pPr>
    </w:p>
    <w:p w:rsidR="00F17670" w:rsidRPr="00F30F13" w:rsidRDefault="00A57D23" w:rsidP="00A347E2">
      <w:pPr>
        <w:pStyle w:val="af"/>
        <w:jc w:val="center"/>
        <w:rPr>
          <w:b/>
          <w:lang w:val="uk-UA"/>
        </w:rPr>
      </w:pPr>
      <w:r w:rsidRPr="00F30F13">
        <w:rPr>
          <w:b/>
          <w:lang w:val="uk-UA"/>
        </w:rPr>
        <w:t xml:space="preserve">10. </w:t>
      </w:r>
      <w:r w:rsidR="00F17670" w:rsidRPr="00F30F13">
        <w:rPr>
          <w:b/>
          <w:lang w:val="uk-UA"/>
        </w:rPr>
        <w:t>Юрисдикція та порядок вирішення спорів</w:t>
      </w:r>
    </w:p>
    <w:p w:rsidR="00A57D23" w:rsidRPr="00F30F13" w:rsidRDefault="00A57D23" w:rsidP="00F30F13">
      <w:pPr>
        <w:jc w:val="center"/>
        <w:rPr>
          <w:b/>
          <w:sz w:val="24"/>
          <w:szCs w:val="24"/>
          <w:lang w:val="uk-UA"/>
        </w:rPr>
      </w:pPr>
    </w:p>
    <w:p w:rsidR="00F17670" w:rsidRPr="00F30F13" w:rsidRDefault="00F17670" w:rsidP="00011A26">
      <w:pPr>
        <w:numPr>
          <w:ilvl w:val="1"/>
          <w:numId w:val="30"/>
        </w:numPr>
        <w:ind w:left="567" w:hanging="567"/>
        <w:jc w:val="both"/>
        <w:rPr>
          <w:sz w:val="22"/>
          <w:szCs w:val="22"/>
          <w:lang w:val="uk-UA"/>
        </w:rPr>
      </w:pPr>
      <w:r w:rsidRPr="00F30F13">
        <w:rPr>
          <w:sz w:val="22"/>
          <w:szCs w:val="22"/>
          <w:lang w:val="uk-UA"/>
        </w:rPr>
        <w:t>Всі спори між Сторонами, які виникають у зв’язку з цим Договором, вирішуються  шляхом переговорів, а при недосягненні домовленості - у судовому порядку відповідно до Законодавства.</w:t>
      </w:r>
    </w:p>
    <w:p w:rsidR="00A57D23" w:rsidRPr="00F30F13" w:rsidRDefault="00A57D23" w:rsidP="00F30F13">
      <w:pPr>
        <w:ind w:left="567"/>
        <w:jc w:val="both"/>
        <w:rPr>
          <w:sz w:val="22"/>
          <w:szCs w:val="22"/>
          <w:lang w:val="uk-UA"/>
        </w:rPr>
      </w:pPr>
    </w:p>
    <w:p w:rsidR="00F17670" w:rsidRPr="00F30F13" w:rsidRDefault="00A57D23" w:rsidP="00F30F13">
      <w:pPr>
        <w:jc w:val="center"/>
        <w:rPr>
          <w:b/>
          <w:sz w:val="24"/>
          <w:szCs w:val="24"/>
          <w:lang w:val="uk-UA"/>
        </w:rPr>
      </w:pPr>
      <w:r w:rsidRPr="00F30F13">
        <w:rPr>
          <w:b/>
          <w:sz w:val="24"/>
          <w:szCs w:val="24"/>
          <w:lang w:val="uk-UA"/>
        </w:rPr>
        <w:t xml:space="preserve">11. </w:t>
      </w:r>
      <w:r w:rsidR="00F17670" w:rsidRPr="00F30F13">
        <w:rPr>
          <w:b/>
          <w:sz w:val="24"/>
          <w:szCs w:val="24"/>
          <w:lang w:val="uk-UA"/>
        </w:rPr>
        <w:t>Дія Договору та позовна давність</w:t>
      </w:r>
    </w:p>
    <w:p w:rsidR="00A57D23" w:rsidRPr="00F30F13" w:rsidRDefault="00A57D23" w:rsidP="00F30F13">
      <w:pPr>
        <w:jc w:val="center"/>
        <w:rPr>
          <w:b/>
          <w:sz w:val="24"/>
          <w:szCs w:val="24"/>
          <w:lang w:val="uk-UA"/>
        </w:rPr>
      </w:pPr>
    </w:p>
    <w:p w:rsidR="00F17670" w:rsidRPr="00F30F13" w:rsidRDefault="00F17670" w:rsidP="00011A26">
      <w:pPr>
        <w:numPr>
          <w:ilvl w:val="1"/>
          <w:numId w:val="23"/>
        </w:numPr>
        <w:ind w:left="567" w:hanging="567"/>
        <w:jc w:val="both"/>
        <w:rPr>
          <w:b/>
          <w:sz w:val="22"/>
          <w:szCs w:val="22"/>
          <w:u w:val="single"/>
          <w:lang w:val="uk-UA"/>
        </w:rPr>
      </w:pPr>
      <w:r w:rsidRPr="00F30F13">
        <w:rPr>
          <w:b/>
          <w:sz w:val="22"/>
          <w:szCs w:val="22"/>
          <w:u w:val="single"/>
          <w:lang w:val="uk-UA"/>
        </w:rPr>
        <w:t>Дія Договору в часі та позовна давність:</w:t>
      </w:r>
    </w:p>
    <w:p w:rsidR="00F17670" w:rsidRPr="00F30F13" w:rsidRDefault="00F17670" w:rsidP="00011A26">
      <w:pPr>
        <w:numPr>
          <w:ilvl w:val="2"/>
          <w:numId w:val="31"/>
        </w:numPr>
        <w:tabs>
          <w:tab w:val="left" w:pos="993"/>
        </w:tabs>
        <w:ind w:left="284" w:firstLine="0"/>
        <w:jc w:val="both"/>
        <w:rPr>
          <w:sz w:val="22"/>
          <w:szCs w:val="22"/>
          <w:lang w:val="uk-UA"/>
        </w:rPr>
      </w:pPr>
      <w:r w:rsidRPr="00F30F13">
        <w:rPr>
          <w:sz w:val="22"/>
          <w:szCs w:val="22"/>
          <w:lang w:val="uk-UA"/>
        </w:rPr>
        <w:t>Цей Договір вступає в силу з моменту його підписання Сторонами, скріплення печаткою Банку та діє до повного виконання Зобов’язання.</w:t>
      </w:r>
    </w:p>
    <w:p w:rsidR="00F17670" w:rsidRPr="00F30F13" w:rsidRDefault="00F17670" w:rsidP="00011A26">
      <w:pPr>
        <w:numPr>
          <w:ilvl w:val="2"/>
          <w:numId w:val="31"/>
        </w:numPr>
        <w:tabs>
          <w:tab w:val="left" w:pos="993"/>
        </w:tabs>
        <w:ind w:left="284" w:firstLine="0"/>
        <w:jc w:val="both"/>
        <w:rPr>
          <w:sz w:val="22"/>
          <w:szCs w:val="22"/>
          <w:lang w:val="uk-UA"/>
        </w:rPr>
      </w:pPr>
      <w:r w:rsidRPr="00F30F13">
        <w:rPr>
          <w:sz w:val="22"/>
          <w:szCs w:val="22"/>
          <w:lang w:val="uk-UA"/>
        </w:rPr>
        <w:t xml:space="preserve">До всіх правовідносин, пов’язаних з укладанням та виконанням цього Договору (у тому числі щодо всіх грошових Зобов’язань - повернення суми Кредиту, сплати процентів за його користування, комісійних винагород, штрафів, пені тощо), застосовується строк позовної давності тривалістю у 30 (тридцять) років. </w:t>
      </w:r>
    </w:p>
    <w:p w:rsidR="00F17670" w:rsidRPr="00F30F13" w:rsidRDefault="00F17670" w:rsidP="00011A26">
      <w:pPr>
        <w:numPr>
          <w:ilvl w:val="2"/>
          <w:numId w:val="31"/>
        </w:numPr>
        <w:tabs>
          <w:tab w:val="left" w:pos="993"/>
        </w:tabs>
        <w:ind w:left="284" w:firstLine="0"/>
        <w:jc w:val="both"/>
        <w:rPr>
          <w:sz w:val="22"/>
          <w:szCs w:val="22"/>
          <w:lang w:val="uk-UA"/>
        </w:rPr>
      </w:pPr>
      <w:r w:rsidRPr="00F30F13">
        <w:rPr>
          <w:sz w:val="22"/>
          <w:szCs w:val="22"/>
          <w:lang w:val="uk-UA"/>
        </w:rPr>
        <w:t>Закінчення строку дії Договору не звільняє Сторони від відповідальності за порушення його умов, якщо такі мали місце при виконанні Договору.</w:t>
      </w:r>
    </w:p>
    <w:p w:rsidR="00F17670" w:rsidRPr="00F30F13" w:rsidRDefault="00F17670" w:rsidP="00011A26">
      <w:pPr>
        <w:numPr>
          <w:ilvl w:val="1"/>
          <w:numId w:val="31"/>
        </w:numPr>
        <w:ind w:left="567" w:hanging="567"/>
        <w:jc w:val="both"/>
        <w:rPr>
          <w:b/>
          <w:sz w:val="22"/>
          <w:szCs w:val="22"/>
          <w:u w:val="single"/>
          <w:lang w:val="uk-UA"/>
        </w:rPr>
      </w:pPr>
      <w:r w:rsidRPr="00F30F13">
        <w:rPr>
          <w:b/>
          <w:sz w:val="22"/>
          <w:szCs w:val="22"/>
          <w:u w:val="single"/>
          <w:lang w:val="uk-UA"/>
        </w:rPr>
        <w:t>Зміна умов та розірвання Договору:</w:t>
      </w:r>
    </w:p>
    <w:p w:rsidR="00F17670" w:rsidRPr="00F30F13" w:rsidRDefault="00F17670" w:rsidP="00011A26">
      <w:pPr>
        <w:numPr>
          <w:ilvl w:val="2"/>
          <w:numId w:val="32"/>
        </w:numPr>
        <w:tabs>
          <w:tab w:val="left" w:pos="993"/>
        </w:tabs>
        <w:ind w:left="284" w:firstLine="0"/>
        <w:jc w:val="both"/>
        <w:rPr>
          <w:sz w:val="22"/>
          <w:szCs w:val="22"/>
          <w:lang w:val="uk-UA"/>
        </w:rPr>
      </w:pPr>
      <w:r w:rsidRPr="00F30F13">
        <w:rPr>
          <w:sz w:val="22"/>
          <w:szCs w:val="22"/>
          <w:lang w:val="uk-UA"/>
        </w:rPr>
        <w:t xml:space="preserve">Цей Договір може бути змінений або розірваний за взаємною згодою Сторін або в інших випадках, прямо визначених Законодавством. </w:t>
      </w:r>
    </w:p>
    <w:p w:rsidR="00F17670" w:rsidRPr="00F30F13" w:rsidRDefault="00F17670" w:rsidP="00011A26">
      <w:pPr>
        <w:numPr>
          <w:ilvl w:val="2"/>
          <w:numId w:val="32"/>
        </w:numPr>
        <w:tabs>
          <w:tab w:val="left" w:pos="993"/>
        </w:tabs>
        <w:ind w:left="284" w:firstLine="0"/>
        <w:jc w:val="both"/>
        <w:rPr>
          <w:sz w:val="22"/>
          <w:szCs w:val="22"/>
          <w:lang w:val="uk-UA"/>
        </w:rPr>
      </w:pPr>
      <w:r w:rsidRPr="00F30F13">
        <w:rPr>
          <w:sz w:val="22"/>
          <w:szCs w:val="22"/>
          <w:lang w:val="uk-UA"/>
        </w:rPr>
        <w:t xml:space="preserve">Будь-які зміни до Договору (у тому числі щодо продовження строку дії Договору), а також розірвання Договору оформляються у вигляді додаткових договорів до цього Договору та вступають в силу з моменту їх підписання Сторонами та скріплення печаткою Банку. </w:t>
      </w:r>
    </w:p>
    <w:p w:rsidR="00F17670" w:rsidRPr="00F30F13" w:rsidRDefault="00F17670" w:rsidP="00011A26">
      <w:pPr>
        <w:numPr>
          <w:ilvl w:val="2"/>
          <w:numId w:val="32"/>
        </w:numPr>
        <w:tabs>
          <w:tab w:val="left" w:pos="993"/>
        </w:tabs>
        <w:ind w:left="284" w:firstLine="0"/>
        <w:jc w:val="both"/>
        <w:rPr>
          <w:sz w:val="22"/>
          <w:szCs w:val="22"/>
          <w:u w:val="single"/>
          <w:lang w:val="uk-UA"/>
        </w:rPr>
      </w:pPr>
      <w:r w:rsidRPr="00F30F13">
        <w:rPr>
          <w:sz w:val="22"/>
          <w:szCs w:val="22"/>
          <w:lang w:val="uk-UA"/>
        </w:rPr>
        <w:t>Всі додаткові договори  та додатки до цього Договору є його невід’ємною частиною.</w:t>
      </w:r>
    </w:p>
    <w:p w:rsidR="008F7DFD" w:rsidRPr="00F30F13" w:rsidRDefault="008F7DFD" w:rsidP="00011A26">
      <w:pPr>
        <w:numPr>
          <w:ilvl w:val="2"/>
          <w:numId w:val="32"/>
        </w:numPr>
        <w:tabs>
          <w:tab w:val="left" w:pos="993"/>
        </w:tabs>
        <w:ind w:left="284" w:firstLine="0"/>
        <w:jc w:val="both"/>
        <w:rPr>
          <w:sz w:val="22"/>
          <w:szCs w:val="22"/>
          <w:u w:val="single"/>
          <w:lang w:val="uk-UA"/>
        </w:rPr>
      </w:pPr>
      <w:r w:rsidRPr="00F30F13">
        <w:rPr>
          <w:sz w:val="22"/>
          <w:szCs w:val="22"/>
          <w:lang w:val="uk-UA"/>
        </w:rPr>
        <w:t xml:space="preserve">Інформування Позичальника про зміни в тарифах </w:t>
      </w:r>
      <w:r w:rsidR="00642F43" w:rsidRPr="00F30F13">
        <w:rPr>
          <w:sz w:val="22"/>
          <w:szCs w:val="22"/>
          <w:lang w:val="uk-UA"/>
        </w:rPr>
        <w:t xml:space="preserve">за споживчим кредитом  </w:t>
      </w:r>
      <w:r w:rsidRPr="00F30F13">
        <w:rPr>
          <w:sz w:val="22"/>
          <w:szCs w:val="22"/>
          <w:lang w:val="uk-UA"/>
        </w:rPr>
        <w:t xml:space="preserve">і умовах надання споживчого Кредиту, щодо якого укладено цей Договір, здійснюється шляхом укладення Сторонами додаткових договорів до цього Договору в порядку, передбаченому п. 11.2.2. Договору. </w:t>
      </w:r>
    </w:p>
    <w:p w:rsidR="00A57D23" w:rsidRPr="00F30F13" w:rsidRDefault="00A57D23" w:rsidP="00F30F13">
      <w:pPr>
        <w:tabs>
          <w:tab w:val="left" w:pos="993"/>
        </w:tabs>
        <w:ind w:left="284"/>
        <w:jc w:val="both"/>
        <w:rPr>
          <w:sz w:val="22"/>
          <w:szCs w:val="22"/>
          <w:u w:val="single"/>
          <w:lang w:val="uk-UA"/>
        </w:rPr>
      </w:pPr>
    </w:p>
    <w:p w:rsidR="00F17670" w:rsidRPr="00F30F13" w:rsidRDefault="00A57D23" w:rsidP="00F30F13">
      <w:pPr>
        <w:jc w:val="center"/>
        <w:rPr>
          <w:b/>
          <w:sz w:val="24"/>
          <w:szCs w:val="24"/>
          <w:lang w:val="uk-UA"/>
        </w:rPr>
      </w:pPr>
      <w:r w:rsidRPr="00F30F13">
        <w:rPr>
          <w:b/>
          <w:sz w:val="24"/>
          <w:szCs w:val="24"/>
          <w:lang w:val="uk-UA"/>
        </w:rPr>
        <w:t xml:space="preserve">12. </w:t>
      </w:r>
      <w:r w:rsidR="00F17670" w:rsidRPr="00F30F13">
        <w:rPr>
          <w:b/>
          <w:sz w:val="24"/>
          <w:szCs w:val="24"/>
          <w:lang w:val="uk-UA"/>
        </w:rPr>
        <w:t>Повідомлення</w:t>
      </w:r>
    </w:p>
    <w:p w:rsidR="00A57D23" w:rsidRPr="00F30F13" w:rsidRDefault="00A57D23" w:rsidP="00F30F13">
      <w:pPr>
        <w:jc w:val="center"/>
        <w:rPr>
          <w:b/>
          <w:sz w:val="24"/>
          <w:szCs w:val="24"/>
          <w:lang w:val="uk-UA"/>
        </w:rPr>
      </w:pPr>
    </w:p>
    <w:p w:rsidR="00F17670" w:rsidRPr="00F30F13" w:rsidRDefault="00F17670" w:rsidP="00011A26">
      <w:pPr>
        <w:numPr>
          <w:ilvl w:val="1"/>
          <w:numId w:val="25"/>
        </w:numPr>
        <w:tabs>
          <w:tab w:val="left" w:pos="567"/>
        </w:tabs>
        <w:ind w:left="567" w:hanging="567"/>
        <w:jc w:val="both"/>
        <w:rPr>
          <w:sz w:val="22"/>
          <w:szCs w:val="22"/>
          <w:lang w:val="uk-UA"/>
        </w:rPr>
      </w:pPr>
      <w:r w:rsidRPr="00F30F13">
        <w:rPr>
          <w:sz w:val="22"/>
          <w:szCs w:val="22"/>
          <w:lang w:val="uk-UA"/>
        </w:rPr>
        <w:t xml:space="preserve">Повідомлення та інша кореспонденція між Сторонами за цим Договором здійснюються у письмовій формі </w:t>
      </w:r>
      <w:r w:rsidR="00F316B5" w:rsidRPr="00F30F13">
        <w:rPr>
          <w:sz w:val="22"/>
          <w:szCs w:val="22"/>
          <w:lang w:val="uk-UA"/>
        </w:rPr>
        <w:t xml:space="preserve">(крім випадку передбаченого п. 12.3 цього Договору) </w:t>
      </w:r>
      <w:r w:rsidRPr="00F30F13">
        <w:rPr>
          <w:sz w:val="22"/>
          <w:szCs w:val="22"/>
          <w:lang w:val="uk-UA"/>
        </w:rPr>
        <w:t>шляхом направлення рекомендованих листів та/або вручення відповідних документів під особистий підпис іншої Сторони, або іншим способом, який дозволяє достовірно довести дату та зміст відправлення.</w:t>
      </w:r>
    </w:p>
    <w:p w:rsidR="00F17670" w:rsidRPr="00F30F13" w:rsidRDefault="00F17670" w:rsidP="00011A26">
      <w:pPr>
        <w:numPr>
          <w:ilvl w:val="1"/>
          <w:numId w:val="25"/>
        </w:numPr>
        <w:tabs>
          <w:tab w:val="left" w:pos="567"/>
        </w:tabs>
        <w:ind w:left="567" w:hanging="567"/>
        <w:jc w:val="both"/>
        <w:rPr>
          <w:b/>
          <w:sz w:val="22"/>
          <w:szCs w:val="22"/>
          <w:u w:val="single"/>
          <w:lang w:val="uk-UA"/>
        </w:rPr>
      </w:pPr>
      <w:r w:rsidRPr="00F30F13">
        <w:rPr>
          <w:sz w:val="22"/>
          <w:szCs w:val="22"/>
          <w:lang w:val="uk-UA"/>
        </w:rPr>
        <w:t xml:space="preserve">Сторони зобов’язані своєчасно письмово інформувати одна одну про будь-які зміни, що сталися в їх поштових та інших реквізитах, в тому числі Позичальник зобов’язаний невідкладно письмово інформувати Банк про зміну адреси своєї електронної пошти, що була зазначена ним в Кредитній заявці. У випадку порушення цієї вимоги відповідна кореспонденція (в тому числі електронна пошта) вважається направленою та отриманою належним чином, якщо її було направлено за адресою Сторони, зазначеною у цьому Договорі або в Кредитній заявці або останньому письмовому повідомлені відповідної Сторони. </w:t>
      </w:r>
    </w:p>
    <w:p w:rsidR="00F316B5" w:rsidRPr="00F30F13" w:rsidRDefault="00F316B5" w:rsidP="00F316B5">
      <w:pPr>
        <w:numPr>
          <w:ilvl w:val="1"/>
          <w:numId w:val="25"/>
        </w:numPr>
        <w:tabs>
          <w:tab w:val="left" w:pos="567"/>
        </w:tabs>
        <w:ind w:left="567" w:hanging="567"/>
        <w:jc w:val="both"/>
        <w:rPr>
          <w:sz w:val="22"/>
          <w:szCs w:val="22"/>
          <w:lang w:val="uk-UA"/>
        </w:rPr>
      </w:pPr>
      <w:r w:rsidRPr="00F30F13">
        <w:rPr>
          <w:sz w:val="22"/>
          <w:szCs w:val="22"/>
          <w:lang w:val="uk-UA"/>
        </w:rPr>
        <w:t>Сторони погодили, що при врегулюванні простроченої заборгованості, а також у разі відступлення права вимоги за Договором або залучення Колекторської компанії до врегулювання простроченої заборгованості, обмін повідомленнями може здійснюватися шляхом:</w:t>
      </w:r>
    </w:p>
    <w:p w:rsidR="00F316B5" w:rsidRPr="00F30F13" w:rsidRDefault="00F316B5" w:rsidP="00F316B5">
      <w:pPr>
        <w:pStyle w:val="af4"/>
        <w:numPr>
          <w:ilvl w:val="2"/>
          <w:numId w:val="62"/>
        </w:numPr>
        <w:tabs>
          <w:tab w:val="left" w:pos="993"/>
        </w:tabs>
        <w:spacing w:after="60"/>
        <w:ind w:hanging="436"/>
        <w:jc w:val="both"/>
        <w:rPr>
          <w:rFonts w:ascii="Times New Roman" w:hAnsi="Times New Roman"/>
          <w:lang w:val="uk-UA"/>
        </w:rPr>
      </w:pPr>
      <w:r w:rsidRPr="00F30F13">
        <w:rPr>
          <w:rFonts w:ascii="Times New Roman" w:hAnsi="Times New Roman"/>
          <w:lang w:val="uk-UA"/>
        </w:rPr>
        <w:t>безпосередньої взаємодії (телефонні та відеопереговори, особисті зустрічі);</w:t>
      </w:r>
      <w:bookmarkStart w:id="32" w:name="n394"/>
      <w:bookmarkEnd w:id="32"/>
    </w:p>
    <w:p w:rsidR="00F316B5" w:rsidRPr="00F30F13" w:rsidRDefault="00F316B5" w:rsidP="00F316B5">
      <w:pPr>
        <w:pStyle w:val="af4"/>
        <w:numPr>
          <w:ilvl w:val="2"/>
          <w:numId w:val="62"/>
        </w:numPr>
        <w:tabs>
          <w:tab w:val="left" w:pos="993"/>
        </w:tabs>
        <w:spacing w:after="60"/>
        <w:ind w:left="284" w:firstLine="0"/>
        <w:jc w:val="both"/>
        <w:rPr>
          <w:rFonts w:ascii="Times New Roman" w:hAnsi="Times New Roman"/>
          <w:lang w:val="uk-UA"/>
        </w:rPr>
      </w:pPr>
      <w:r w:rsidRPr="00F30F13">
        <w:rPr>
          <w:rFonts w:ascii="Times New Roman" w:hAnsi="Times New Roman"/>
          <w:lang w:val="uk-UA"/>
        </w:rPr>
        <w:t>надсилання текстових, голосових та інших повідомлень через засоби телекомунікації, у тому числі без залучення працівника Банку, Нового кредитора або Колекторської компанії, шляхом використання програмного забезпечення або технологій;</w:t>
      </w:r>
      <w:bookmarkStart w:id="33" w:name="n395"/>
      <w:bookmarkEnd w:id="33"/>
    </w:p>
    <w:p w:rsidR="00F316B5" w:rsidRPr="00F30F13" w:rsidRDefault="00F316B5" w:rsidP="00F30F13">
      <w:pPr>
        <w:pStyle w:val="af4"/>
        <w:numPr>
          <w:ilvl w:val="2"/>
          <w:numId w:val="62"/>
        </w:numPr>
        <w:tabs>
          <w:tab w:val="left" w:pos="993"/>
        </w:tabs>
        <w:spacing w:after="0"/>
        <w:ind w:left="284" w:firstLine="0"/>
        <w:jc w:val="both"/>
        <w:rPr>
          <w:rFonts w:ascii="Times New Roman" w:hAnsi="Times New Roman"/>
          <w:b/>
          <w:u w:val="single"/>
          <w:lang w:val="uk-UA"/>
        </w:rPr>
      </w:pPr>
      <w:r w:rsidRPr="00F30F13">
        <w:rPr>
          <w:rFonts w:ascii="Times New Roman" w:hAnsi="Times New Roman"/>
          <w:lang w:val="uk-UA"/>
        </w:rPr>
        <w:t>надсилання поштових відправлень із позначкою "Вручити особисто" за місцем проживання чи перебування або за місцем роботи фізичної особи.</w:t>
      </w:r>
    </w:p>
    <w:p w:rsidR="000F1F20" w:rsidRPr="00F30F13" w:rsidRDefault="000F1F20" w:rsidP="00F30F13">
      <w:pPr>
        <w:numPr>
          <w:ilvl w:val="1"/>
          <w:numId w:val="25"/>
        </w:numPr>
        <w:tabs>
          <w:tab w:val="left" w:pos="567"/>
        </w:tabs>
        <w:ind w:left="567" w:hanging="567"/>
        <w:jc w:val="both"/>
        <w:rPr>
          <w:sz w:val="22"/>
          <w:szCs w:val="22"/>
          <w:lang w:val="uk-UA"/>
        </w:rPr>
      </w:pPr>
      <w:r w:rsidRPr="00F30F13">
        <w:rPr>
          <w:rFonts w:eastAsia="Calibri"/>
          <w:color w:val="000000"/>
          <w:sz w:val="22"/>
          <w:szCs w:val="22"/>
          <w:lang w:val="uk-UA" w:eastAsia="uk-UA"/>
        </w:rPr>
        <w:t>Сторони домовились, що реалізація прав та обов’язків Сторін, пер</w:t>
      </w:r>
      <w:r w:rsidR="00695D7D" w:rsidRPr="00F30F13">
        <w:rPr>
          <w:color w:val="000000"/>
          <w:sz w:val="22"/>
          <w:szCs w:val="22"/>
          <w:lang w:val="uk-UA" w:eastAsia="uk-UA"/>
        </w:rPr>
        <w:t>едбачених  п.4.1.6. та  п. 4.4.9</w:t>
      </w:r>
      <w:r w:rsidRPr="00F30F13">
        <w:rPr>
          <w:rFonts w:eastAsia="Calibri"/>
          <w:color w:val="000000"/>
          <w:sz w:val="22"/>
          <w:szCs w:val="22"/>
          <w:lang w:val="uk-UA" w:eastAsia="uk-UA"/>
        </w:rPr>
        <w:t xml:space="preserve">. цього Договору забезпечуються на підставі проставленої в колонці «Статус </w:t>
      </w:r>
      <w:r w:rsidRPr="00F30F13">
        <w:rPr>
          <w:rFonts w:eastAsia="Calibri"/>
          <w:sz w:val="22"/>
          <w:szCs w:val="22"/>
          <w:lang w:val="uk-UA" w:eastAsia="en-US"/>
        </w:rPr>
        <w:t>інформування» позначки «Обрано»:</w:t>
      </w:r>
    </w:p>
    <w:p w:rsidR="000F1F20" w:rsidRPr="00F30F13" w:rsidRDefault="000F1F20" w:rsidP="00F30F13">
      <w:pPr>
        <w:jc w:val="both"/>
        <w:rPr>
          <w:sz w:val="22"/>
          <w:szCs w:val="22"/>
          <w:lang w:val="uk-UA"/>
        </w:rPr>
      </w:pPr>
    </w:p>
    <w:tbl>
      <w:tblPr>
        <w:tblW w:w="10065" w:type="dxa"/>
        <w:tblInd w:w="-294" w:type="dxa"/>
        <w:tblCellMar>
          <w:left w:w="0" w:type="dxa"/>
          <w:right w:w="0" w:type="dxa"/>
        </w:tblCellMar>
        <w:tblLook w:val="04A0" w:firstRow="1" w:lastRow="0" w:firstColumn="1" w:lastColumn="0" w:noHBand="0" w:noVBand="1"/>
      </w:tblPr>
      <w:tblGrid>
        <w:gridCol w:w="2434"/>
        <w:gridCol w:w="7631"/>
      </w:tblGrid>
      <w:tr w:rsidR="000F1F20" w:rsidRPr="00F30F13" w:rsidTr="00F30F13">
        <w:tc>
          <w:tcPr>
            <w:tcW w:w="24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F1F20" w:rsidRPr="00F30F13" w:rsidRDefault="000F1F20" w:rsidP="00634604">
            <w:pPr>
              <w:pStyle w:val="affffd"/>
              <w:jc w:val="center"/>
              <w:rPr>
                <w:rFonts w:ascii="Times New Roman" w:hAnsi="Times New Roman" w:cs="Times New Roman"/>
              </w:rPr>
            </w:pPr>
            <w:r w:rsidRPr="00F30F13">
              <w:rPr>
                <w:rFonts w:ascii="Times New Roman" w:hAnsi="Times New Roman" w:cs="Times New Roman"/>
              </w:rPr>
              <w:t>Статус інформування</w:t>
            </w:r>
          </w:p>
        </w:tc>
        <w:tc>
          <w:tcPr>
            <w:tcW w:w="7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F1F20" w:rsidRPr="00F30F13" w:rsidRDefault="000F1F20" w:rsidP="00634604">
            <w:pPr>
              <w:pStyle w:val="affffd"/>
              <w:jc w:val="center"/>
              <w:rPr>
                <w:rFonts w:ascii="Times New Roman" w:hAnsi="Times New Roman" w:cs="Times New Roman"/>
              </w:rPr>
            </w:pPr>
            <w:r w:rsidRPr="00F30F13">
              <w:rPr>
                <w:rFonts w:ascii="Times New Roman" w:hAnsi="Times New Roman" w:cs="Times New Roman"/>
              </w:rPr>
              <w:t>Канал для комунікації</w:t>
            </w:r>
          </w:p>
        </w:tc>
      </w:tr>
      <w:tr w:rsidR="000F1F20" w:rsidRPr="00F30F13" w:rsidTr="00F30F13">
        <w:tc>
          <w:tcPr>
            <w:tcW w:w="24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F1F20" w:rsidRPr="00F30F13" w:rsidRDefault="000F1F20" w:rsidP="00634604">
            <w:pPr>
              <w:pStyle w:val="affffd"/>
              <w:jc w:val="center"/>
              <w:rPr>
                <w:rFonts w:ascii="Times New Roman" w:hAnsi="Times New Roman" w:cs="Times New Roman"/>
              </w:rPr>
            </w:pPr>
          </w:p>
          <w:p w:rsidR="000F1F20" w:rsidRPr="00F30F13" w:rsidRDefault="000F1F20" w:rsidP="00634604">
            <w:pPr>
              <w:pStyle w:val="affffd"/>
              <w:jc w:val="center"/>
              <w:rPr>
                <w:rFonts w:ascii="Times New Roman" w:hAnsi="Times New Roman" w:cs="Times New Roman"/>
              </w:rPr>
            </w:pPr>
            <w:r w:rsidRPr="00F30F13">
              <w:rPr>
                <w:rFonts w:ascii="Times New Roman" w:hAnsi="Times New Roman" w:cs="Times New Roman"/>
              </w:rPr>
              <w:t>Обрано</w:t>
            </w:r>
          </w:p>
        </w:tc>
        <w:tc>
          <w:tcPr>
            <w:tcW w:w="76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F1F20" w:rsidRPr="00F30F13" w:rsidRDefault="000F1F20" w:rsidP="00634604">
            <w:pPr>
              <w:pStyle w:val="affffd"/>
              <w:jc w:val="center"/>
              <w:rPr>
                <w:rFonts w:ascii="Times New Roman" w:hAnsi="Times New Roman" w:cs="Times New Roman"/>
                <w:lang w:eastAsia="uk-UA"/>
              </w:rPr>
            </w:pPr>
            <w:r w:rsidRPr="00F30F13">
              <w:rPr>
                <w:rFonts w:ascii="Times New Roman" w:hAnsi="Times New Roman" w:cs="Times New Roman"/>
                <w:lang w:eastAsia="uk-UA"/>
              </w:rPr>
              <w:t>смс-інформування/ месенджер: VIBER</w:t>
            </w:r>
          </w:p>
          <w:p w:rsidR="000F1F20" w:rsidRPr="00F30F13" w:rsidRDefault="000F1F20" w:rsidP="00634604">
            <w:pPr>
              <w:pStyle w:val="affffd"/>
              <w:jc w:val="center"/>
              <w:rPr>
                <w:rFonts w:ascii="Times New Roman" w:hAnsi="Times New Roman" w:cs="Times New Roman"/>
                <w:i/>
                <w:color w:val="1F4E79" w:themeColor="accent1" w:themeShade="80"/>
                <w:lang w:eastAsia="uk-UA"/>
              </w:rPr>
            </w:pPr>
            <w:r w:rsidRPr="00F30F13">
              <w:rPr>
                <w:rFonts w:ascii="Times New Roman" w:hAnsi="Times New Roman" w:cs="Times New Roman"/>
                <w:lang w:eastAsia="uk-UA"/>
              </w:rPr>
              <w:t xml:space="preserve">(в разі неможливості успішного відправлення повідомлення на канал комунікації VIBER, повідомлення надсилається шляхом відправлення смс-повідомлення за реквізитами зазначеними для каналу комунікації VIBER)/ електронна пошта Інтернет-банкінг </w:t>
            </w:r>
            <w:r w:rsidRPr="00F30F13">
              <w:rPr>
                <w:rFonts w:ascii="Times New Roman" w:hAnsi="Times New Roman" w:cs="Times New Roman"/>
                <w:i/>
                <w:color w:val="1F4E79" w:themeColor="accent1" w:themeShade="80"/>
                <w:lang w:eastAsia="uk-UA"/>
              </w:rPr>
              <w:t>(обирається необхідне. Інтернет-банкінг</w:t>
            </w:r>
            <w:r w:rsidRPr="00F30F13">
              <w:rPr>
                <w:b/>
                <w:i/>
                <w:color w:val="5B9BD5"/>
              </w:rPr>
              <w:t xml:space="preserve"> </w:t>
            </w:r>
            <w:r w:rsidRPr="00F30F13">
              <w:rPr>
                <w:rFonts w:ascii="Times New Roman" w:hAnsi="Times New Roman" w:cs="Times New Roman"/>
                <w:i/>
                <w:color w:val="1F4E79" w:themeColor="accent1" w:themeShade="80"/>
                <w:lang w:eastAsia="uk-UA"/>
              </w:rPr>
              <w:t xml:space="preserve">можливо обрати виключно у випадку наявності у Позичальника підключеного інтернет-банкінгу </w:t>
            </w:r>
          </w:p>
          <w:p w:rsidR="000F1F20" w:rsidRPr="00F30F13" w:rsidRDefault="000F1F20" w:rsidP="00634604">
            <w:pPr>
              <w:pStyle w:val="affffd"/>
              <w:jc w:val="center"/>
              <w:rPr>
                <w:rFonts w:ascii="Times New Roman" w:hAnsi="Times New Roman" w:cs="Times New Roman"/>
                <w:lang w:eastAsia="uk-UA"/>
              </w:rPr>
            </w:pPr>
            <w:r w:rsidRPr="00F30F13">
              <w:rPr>
                <w:rFonts w:ascii="Times New Roman" w:hAnsi="Times New Roman" w:cs="Times New Roman"/>
                <w:i/>
                <w:color w:val="1F4E79" w:themeColor="accent1" w:themeShade="80"/>
                <w:lang w:val="ru-RU" w:eastAsia="uk-UA"/>
              </w:rPr>
              <w:t xml:space="preserve">АТ «Ощадбанк» - Ощад24/7 на дату укладання </w:t>
            </w:r>
            <w:proofErr w:type="gramStart"/>
            <w:r w:rsidRPr="00F30F13">
              <w:rPr>
                <w:rFonts w:ascii="Times New Roman" w:hAnsi="Times New Roman" w:cs="Times New Roman"/>
                <w:i/>
                <w:color w:val="1F4E79" w:themeColor="accent1" w:themeShade="80"/>
                <w:lang w:val="ru-RU" w:eastAsia="uk-UA"/>
              </w:rPr>
              <w:t>договору</w:t>
            </w:r>
            <w:r w:rsidRPr="00F30F13">
              <w:rPr>
                <w:rFonts w:ascii="Times New Roman" w:hAnsi="Times New Roman" w:cs="Times New Roman"/>
                <w:i/>
                <w:color w:val="1F4E79" w:themeColor="accent1" w:themeShade="80"/>
                <w:lang w:eastAsia="uk-UA"/>
              </w:rPr>
              <w:t xml:space="preserve"> )</w:t>
            </w:r>
            <w:proofErr w:type="gramEnd"/>
          </w:p>
        </w:tc>
      </w:tr>
    </w:tbl>
    <w:p w:rsidR="000F1F20" w:rsidRPr="00F30F13" w:rsidRDefault="000F1F20" w:rsidP="00F30F13">
      <w:pPr>
        <w:pStyle w:val="af4"/>
        <w:tabs>
          <w:tab w:val="left" w:pos="993"/>
        </w:tabs>
        <w:spacing w:after="60"/>
        <w:ind w:left="284"/>
        <w:jc w:val="both"/>
        <w:rPr>
          <w:rFonts w:ascii="Times New Roman" w:hAnsi="Times New Roman"/>
          <w:b/>
          <w:u w:val="single"/>
          <w:lang w:val="uk-UA"/>
        </w:rPr>
      </w:pPr>
    </w:p>
    <w:p w:rsidR="00F17670" w:rsidRPr="00F30F13" w:rsidRDefault="00A57D23" w:rsidP="00F30F13">
      <w:pPr>
        <w:jc w:val="center"/>
        <w:rPr>
          <w:b/>
          <w:sz w:val="24"/>
          <w:szCs w:val="24"/>
          <w:lang w:val="uk-UA"/>
        </w:rPr>
      </w:pPr>
      <w:r w:rsidRPr="00F30F13">
        <w:rPr>
          <w:b/>
          <w:sz w:val="24"/>
          <w:szCs w:val="24"/>
          <w:lang w:val="uk-UA"/>
        </w:rPr>
        <w:t xml:space="preserve">13. </w:t>
      </w:r>
      <w:r w:rsidR="00F17670" w:rsidRPr="00F30F13">
        <w:rPr>
          <w:b/>
          <w:sz w:val="24"/>
          <w:szCs w:val="24"/>
          <w:lang w:val="uk-UA"/>
        </w:rPr>
        <w:t>Заключні положення</w:t>
      </w:r>
    </w:p>
    <w:p w:rsidR="00A57D23" w:rsidRPr="00F30F13" w:rsidRDefault="00A57D23" w:rsidP="00F30F13">
      <w:pPr>
        <w:jc w:val="center"/>
        <w:rPr>
          <w:b/>
          <w:sz w:val="24"/>
          <w:szCs w:val="24"/>
          <w:lang w:val="uk-UA"/>
        </w:rPr>
      </w:pPr>
    </w:p>
    <w:p w:rsidR="00F17670" w:rsidRPr="00F30F13" w:rsidRDefault="00F17670" w:rsidP="00011A26">
      <w:pPr>
        <w:numPr>
          <w:ilvl w:val="1"/>
          <w:numId w:val="33"/>
        </w:numPr>
        <w:tabs>
          <w:tab w:val="left" w:pos="567"/>
        </w:tabs>
        <w:ind w:left="567" w:hanging="567"/>
        <w:jc w:val="both"/>
        <w:rPr>
          <w:sz w:val="22"/>
          <w:szCs w:val="22"/>
          <w:lang w:val="uk-UA"/>
        </w:rPr>
      </w:pPr>
      <w:r w:rsidRPr="00F30F13">
        <w:rPr>
          <w:sz w:val="22"/>
          <w:szCs w:val="22"/>
          <w:lang w:val="uk-UA"/>
        </w:rPr>
        <w:t>Датою укладення цього Договору є дата, зазначена на його першій сторінці.</w:t>
      </w:r>
    </w:p>
    <w:p w:rsidR="00F17670" w:rsidRPr="00F30F13" w:rsidRDefault="00F17670" w:rsidP="00011A26">
      <w:pPr>
        <w:numPr>
          <w:ilvl w:val="1"/>
          <w:numId w:val="33"/>
        </w:numPr>
        <w:tabs>
          <w:tab w:val="left" w:pos="567"/>
        </w:tabs>
        <w:ind w:left="567" w:hanging="567"/>
        <w:jc w:val="both"/>
        <w:rPr>
          <w:sz w:val="22"/>
          <w:szCs w:val="22"/>
          <w:lang w:val="uk-UA"/>
        </w:rPr>
      </w:pPr>
      <w:r w:rsidRPr="00F30F13">
        <w:rPr>
          <w:sz w:val="22"/>
          <w:szCs w:val="22"/>
          <w:lang w:val="uk-UA"/>
        </w:rPr>
        <w:t>Заголовки та назви статей не є їх складовою частиною та не можуть братись до уваги при тлумаченні Договору.</w:t>
      </w:r>
    </w:p>
    <w:p w:rsidR="00F17670" w:rsidRPr="00F30F13" w:rsidRDefault="00F17670" w:rsidP="00011A26">
      <w:pPr>
        <w:numPr>
          <w:ilvl w:val="1"/>
          <w:numId w:val="33"/>
        </w:numPr>
        <w:tabs>
          <w:tab w:val="left" w:pos="567"/>
        </w:tabs>
        <w:ind w:left="567" w:hanging="567"/>
        <w:jc w:val="both"/>
        <w:rPr>
          <w:sz w:val="22"/>
          <w:szCs w:val="22"/>
          <w:u w:val="single"/>
          <w:lang w:val="uk-UA"/>
        </w:rPr>
      </w:pPr>
      <w:r w:rsidRPr="00F30F13">
        <w:rPr>
          <w:sz w:val="22"/>
          <w:szCs w:val="22"/>
          <w:u w:val="single"/>
          <w:lang w:val="uk-UA"/>
        </w:rPr>
        <w:t>Наслідки недійсності окремих положень (частин) Договору:</w:t>
      </w:r>
    </w:p>
    <w:p w:rsidR="00F17670" w:rsidRPr="00F30F13" w:rsidRDefault="00F17670" w:rsidP="00011A26">
      <w:pPr>
        <w:numPr>
          <w:ilvl w:val="2"/>
          <w:numId w:val="9"/>
        </w:numPr>
        <w:tabs>
          <w:tab w:val="clear" w:pos="0"/>
          <w:tab w:val="left" w:pos="993"/>
        </w:tabs>
        <w:ind w:left="284" w:firstLine="0"/>
        <w:jc w:val="both"/>
        <w:rPr>
          <w:sz w:val="22"/>
          <w:szCs w:val="22"/>
          <w:lang w:val="uk-UA"/>
        </w:rPr>
      </w:pPr>
      <w:r w:rsidRPr="00F30F13">
        <w:rPr>
          <w:sz w:val="22"/>
          <w:szCs w:val="22"/>
          <w:lang w:val="uk-UA"/>
        </w:rPr>
        <w:t xml:space="preserve">Якщо будь-яке положення (частина) цього Договору є або стає недійсним з будь-яких підстав, цей факт не впливає на дійсність інших положень цього Договору чи Договору в цілому. </w:t>
      </w:r>
    </w:p>
    <w:p w:rsidR="00F17670" w:rsidRPr="00F30F13" w:rsidRDefault="009A4A36" w:rsidP="00011A26">
      <w:pPr>
        <w:tabs>
          <w:tab w:val="left" w:pos="993"/>
        </w:tabs>
        <w:ind w:left="284"/>
        <w:jc w:val="both"/>
        <w:rPr>
          <w:sz w:val="22"/>
          <w:szCs w:val="22"/>
          <w:lang w:val="uk-UA"/>
        </w:rPr>
      </w:pPr>
      <w:r w:rsidRPr="00F30F13">
        <w:rPr>
          <w:b/>
          <w:sz w:val="22"/>
          <w:szCs w:val="22"/>
          <w:lang w:val="uk-UA"/>
        </w:rPr>
        <w:t>13.3.2.</w:t>
      </w:r>
      <w:r w:rsidRPr="00F30F13">
        <w:rPr>
          <w:sz w:val="22"/>
          <w:szCs w:val="22"/>
          <w:lang w:val="uk-UA"/>
        </w:rPr>
        <w:t xml:space="preserve"> </w:t>
      </w:r>
      <w:r w:rsidR="00F17670" w:rsidRPr="00F30F13">
        <w:rPr>
          <w:sz w:val="22"/>
          <w:szCs w:val="22"/>
          <w:lang w:val="uk-UA"/>
        </w:rPr>
        <w:t>У випадку недійсності будь-якого положення цього Договору Сторони зобов’язані, у разі необхідності, без зволікань на першу вимогу Банку внести зміни (доповнення) до відповідного положення таким чином, щоб після такої зміни це положення було дійсним і максимально відображало наміри Сторін, які існували на момент укладення цього Договору з відповідного питання.</w:t>
      </w:r>
    </w:p>
    <w:p w:rsidR="00F17670" w:rsidRPr="00F30F13" w:rsidRDefault="00F17670" w:rsidP="00011A26">
      <w:pPr>
        <w:numPr>
          <w:ilvl w:val="1"/>
          <w:numId w:val="45"/>
        </w:numPr>
        <w:tabs>
          <w:tab w:val="left" w:pos="567"/>
        </w:tabs>
        <w:ind w:left="567" w:hanging="567"/>
        <w:jc w:val="both"/>
        <w:rPr>
          <w:sz w:val="22"/>
          <w:szCs w:val="22"/>
          <w:lang w:val="uk-UA"/>
        </w:rPr>
      </w:pPr>
      <w:r w:rsidRPr="00F30F13">
        <w:rPr>
          <w:sz w:val="22"/>
          <w:szCs w:val="22"/>
          <w:lang w:val="uk-UA"/>
        </w:rPr>
        <w:t>Підписанням цього Договору Сторони встановлюють, що зобов'язання Позичальника за цим Договором не вважаються такими, що нерозривно пов'язані з його особою і, у зв'язку з цим, можуть бути виконані іншою особою.</w:t>
      </w:r>
    </w:p>
    <w:p w:rsidR="00F17670" w:rsidRPr="00F30F13" w:rsidRDefault="00F17670" w:rsidP="00011A26">
      <w:pPr>
        <w:numPr>
          <w:ilvl w:val="1"/>
          <w:numId w:val="45"/>
        </w:numPr>
        <w:tabs>
          <w:tab w:val="left" w:pos="567"/>
        </w:tabs>
        <w:ind w:left="567" w:hanging="567"/>
        <w:jc w:val="both"/>
        <w:rPr>
          <w:sz w:val="22"/>
          <w:szCs w:val="22"/>
          <w:lang w:val="uk-UA"/>
        </w:rPr>
      </w:pPr>
      <w:r w:rsidRPr="00F30F13">
        <w:rPr>
          <w:sz w:val="22"/>
          <w:szCs w:val="22"/>
          <w:lang w:val="uk-UA"/>
        </w:rPr>
        <w:t>Взаємовідносини Сторін, не врегульовані цим Договором, регламентуються Законодавством.</w:t>
      </w:r>
    </w:p>
    <w:p w:rsidR="00F17670" w:rsidRPr="00F30F13" w:rsidRDefault="00F17670" w:rsidP="00011A26">
      <w:pPr>
        <w:numPr>
          <w:ilvl w:val="1"/>
          <w:numId w:val="45"/>
        </w:numPr>
        <w:tabs>
          <w:tab w:val="left" w:pos="567"/>
        </w:tabs>
        <w:ind w:left="567" w:hanging="567"/>
        <w:jc w:val="both"/>
        <w:rPr>
          <w:sz w:val="22"/>
          <w:szCs w:val="22"/>
          <w:lang w:val="uk-UA"/>
        </w:rPr>
      </w:pPr>
      <w:r w:rsidRPr="00F30F13">
        <w:rPr>
          <w:sz w:val="22"/>
          <w:szCs w:val="22"/>
          <w:lang w:val="uk-UA"/>
        </w:rPr>
        <w:t>Цей Договір укладено українською мовою в 2-х (двох) оригінальних примірниках, що мають однакову юридичну силу, - по одному для кожної із Сторін.</w:t>
      </w:r>
    </w:p>
    <w:p w:rsidR="00F17670" w:rsidRPr="00F30F13" w:rsidRDefault="00F17670" w:rsidP="00011A26">
      <w:pPr>
        <w:numPr>
          <w:ilvl w:val="1"/>
          <w:numId w:val="45"/>
        </w:numPr>
        <w:tabs>
          <w:tab w:val="left" w:pos="567"/>
        </w:tabs>
        <w:ind w:left="567" w:hanging="567"/>
        <w:jc w:val="both"/>
        <w:rPr>
          <w:sz w:val="22"/>
          <w:szCs w:val="22"/>
          <w:lang w:val="uk-UA"/>
        </w:rPr>
      </w:pPr>
      <w:r w:rsidRPr="00F30F13">
        <w:rPr>
          <w:sz w:val="22"/>
          <w:szCs w:val="22"/>
          <w:lang w:val="uk-UA"/>
        </w:rPr>
        <w:t>Цей Договір Сторонами прочитаний, відповідає їх намірам та досягнутим домовленостям, що засвідчується власними підписами Сторін (уповноважених представників Сторін), що діють у повній відповідності з наданими їм повноваженнями та повним розумінням предмету та змісту Договору.</w:t>
      </w:r>
    </w:p>
    <w:p w:rsidR="00F17670" w:rsidRPr="00F30F13" w:rsidRDefault="00F17670" w:rsidP="00011A26">
      <w:pPr>
        <w:numPr>
          <w:ilvl w:val="1"/>
          <w:numId w:val="45"/>
        </w:numPr>
        <w:tabs>
          <w:tab w:val="left" w:pos="567"/>
        </w:tabs>
        <w:ind w:left="567" w:hanging="567"/>
        <w:jc w:val="both"/>
        <w:rPr>
          <w:sz w:val="22"/>
          <w:szCs w:val="22"/>
          <w:lang w:val="uk-UA"/>
        </w:rPr>
      </w:pPr>
      <w:r w:rsidRPr="00F30F13">
        <w:rPr>
          <w:sz w:val="22"/>
          <w:szCs w:val="22"/>
          <w:lang w:val="uk-UA"/>
        </w:rPr>
        <w:t xml:space="preserve">Невід’ємною частиною цього договору є </w:t>
      </w:r>
      <w:r w:rsidR="00D55D5C" w:rsidRPr="00F30F13">
        <w:rPr>
          <w:sz w:val="22"/>
          <w:szCs w:val="22"/>
          <w:lang w:val="uk-UA"/>
        </w:rPr>
        <w:t xml:space="preserve">Додаток </w:t>
      </w:r>
      <w:r w:rsidRPr="00F30F13">
        <w:rPr>
          <w:sz w:val="22"/>
          <w:szCs w:val="22"/>
          <w:lang w:val="uk-UA"/>
        </w:rPr>
        <w:t>№1.</w:t>
      </w:r>
    </w:p>
    <w:p w:rsidR="005E6FB4" w:rsidRPr="00F30F13" w:rsidRDefault="005E6FB4" w:rsidP="00011A26">
      <w:pPr>
        <w:tabs>
          <w:tab w:val="left" w:pos="567"/>
        </w:tabs>
        <w:ind w:left="567"/>
        <w:jc w:val="both"/>
        <w:rPr>
          <w:sz w:val="22"/>
          <w:szCs w:val="22"/>
          <w:lang w:val="uk-UA"/>
        </w:rPr>
      </w:pPr>
    </w:p>
    <w:p w:rsidR="00F17670" w:rsidRPr="00F30F13" w:rsidRDefault="00A57D23" w:rsidP="00F30F13">
      <w:pPr>
        <w:jc w:val="center"/>
        <w:rPr>
          <w:b/>
          <w:sz w:val="24"/>
          <w:szCs w:val="24"/>
          <w:lang w:val="uk-UA"/>
        </w:rPr>
      </w:pPr>
      <w:r w:rsidRPr="00F30F13">
        <w:rPr>
          <w:b/>
          <w:sz w:val="24"/>
          <w:szCs w:val="24"/>
          <w:lang w:val="uk-UA"/>
        </w:rPr>
        <w:t xml:space="preserve">14. </w:t>
      </w:r>
      <w:r w:rsidR="00F17670" w:rsidRPr="00F30F13">
        <w:rPr>
          <w:b/>
          <w:sz w:val="24"/>
          <w:szCs w:val="24"/>
          <w:lang w:val="uk-UA"/>
        </w:rPr>
        <w:t>Реквізити та підписи Сторін</w:t>
      </w:r>
    </w:p>
    <w:tbl>
      <w:tblPr>
        <w:tblW w:w="9767" w:type="dxa"/>
        <w:jc w:val="center"/>
        <w:tblLayout w:type="fixed"/>
        <w:tblLook w:val="04A0" w:firstRow="1" w:lastRow="0" w:firstColumn="1" w:lastColumn="0" w:noHBand="0" w:noVBand="1"/>
      </w:tblPr>
      <w:tblGrid>
        <w:gridCol w:w="5812"/>
        <w:gridCol w:w="3955"/>
      </w:tblGrid>
      <w:tr w:rsidR="00487730" w:rsidRPr="00F30F13" w:rsidTr="00487730">
        <w:trPr>
          <w:trHeight w:val="248"/>
          <w:jc w:val="center"/>
        </w:trPr>
        <w:tc>
          <w:tcPr>
            <w:tcW w:w="5812" w:type="dxa"/>
            <w:shd w:val="clear" w:color="auto" w:fill="D9D9D9"/>
            <w:hideMark/>
          </w:tcPr>
          <w:p w:rsidR="00487730" w:rsidRPr="00F30F13" w:rsidRDefault="00487730" w:rsidP="00487730">
            <w:pPr>
              <w:pStyle w:val="af4"/>
              <w:tabs>
                <w:tab w:val="left" w:pos="993"/>
              </w:tabs>
              <w:spacing w:after="0" w:line="240" w:lineRule="auto"/>
              <w:ind w:left="900"/>
              <w:jc w:val="center"/>
              <w:rPr>
                <w:rFonts w:ascii="Times New Roman" w:hAnsi="Times New Roman"/>
                <w:b/>
                <w:color w:val="000000" w:themeColor="text1"/>
                <w:spacing w:val="-8"/>
                <w:lang w:val="uk-UA" w:eastAsia="ru-RU"/>
              </w:rPr>
            </w:pPr>
            <w:r w:rsidRPr="00F30F13">
              <w:rPr>
                <w:rFonts w:ascii="Times New Roman" w:hAnsi="Times New Roman"/>
                <w:b/>
                <w:color w:val="000000" w:themeColor="text1"/>
                <w:spacing w:val="-8"/>
                <w:lang w:val="uk-UA"/>
              </w:rPr>
              <w:t>Банк</w:t>
            </w:r>
          </w:p>
        </w:tc>
        <w:tc>
          <w:tcPr>
            <w:tcW w:w="3955" w:type="dxa"/>
            <w:shd w:val="clear" w:color="auto" w:fill="D9D9D9"/>
            <w:hideMark/>
          </w:tcPr>
          <w:p w:rsidR="00487730" w:rsidRPr="00F30F13" w:rsidRDefault="00487730" w:rsidP="00487730">
            <w:pPr>
              <w:tabs>
                <w:tab w:val="left" w:pos="993"/>
              </w:tabs>
              <w:jc w:val="center"/>
              <w:rPr>
                <w:b/>
                <w:color w:val="000000" w:themeColor="text1"/>
                <w:spacing w:val="-8"/>
                <w:sz w:val="22"/>
                <w:szCs w:val="22"/>
                <w:lang w:val="uk-UA"/>
              </w:rPr>
            </w:pPr>
            <w:r w:rsidRPr="00F30F13">
              <w:rPr>
                <w:b/>
                <w:color w:val="000000" w:themeColor="text1"/>
                <w:spacing w:val="-8"/>
                <w:sz w:val="22"/>
                <w:szCs w:val="22"/>
                <w:lang w:val="uk-UA"/>
              </w:rPr>
              <w:t>Позичальник</w:t>
            </w:r>
          </w:p>
        </w:tc>
      </w:tr>
      <w:tr w:rsidR="00487730" w:rsidRPr="00F30F13" w:rsidTr="00487730">
        <w:trPr>
          <w:trHeight w:val="813"/>
          <w:jc w:val="center"/>
        </w:trPr>
        <w:tc>
          <w:tcPr>
            <w:tcW w:w="5812" w:type="dxa"/>
            <w:vAlign w:val="center"/>
            <w:hideMark/>
          </w:tcPr>
          <w:p w:rsidR="00487730" w:rsidRPr="00F30F13" w:rsidRDefault="00487730">
            <w:pPr>
              <w:pStyle w:val="af"/>
              <w:jc w:val="center"/>
              <w:rPr>
                <w:b/>
                <w:color w:val="000000" w:themeColor="text1"/>
                <w:sz w:val="22"/>
                <w:szCs w:val="22"/>
                <w:lang w:val="uk-UA"/>
              </w:rPr>
            </w:pPr>
            <w:r w:rsidRPr="00F30F13">
              <w:rPr>
                <w:b/>
                <w:color w:val="000000" w:themeColor="text1"/>
                <w:sz w:val="22"/>
                <w:szCs w:val="22"/>
              </w:rPr>
              <w:t>акціонерне товариство «Державний ощадний банк України»</w:t>
            </w:r>
          </w:p>
          <w:p w:rsidR="00487730" w:rsidRPr="00F30F13" w:rsidRDefault="00487730">
            <w:pPr>
              <w:pStyle w:val="af"/>
              <w:jc w:val="center"/>
              <w:rPr>
                <w:b/>
                <w:color w:val="000000" w:themeColor="text1"/>
                <w:sz w:val="22"/>
                <w:szCs w:val="22"/>
              </w:rPr>
            </w:pPr>
            <w:r w:rsidRPr="00F30F13">
              <w:rPr>
                <w:b/>
                <w:color w:val="000000" w:themeColor="text1"/>
                <w:sz w:val="22"/>
                <w:szCs w:val="22"/>
              </w:rPr>
              <w:t xml:space="preserve">Філія - __________________ </w:t>
            </w:r>
            <w:r w:rsidRPr="00F30F13">
              <w:rPr>
                <w:i/>
                <w:color w:val="0000CC"/>
                <w:spacing w:val="-8"/>
                <w:sz w:val="22"/>
                <w:szCs w:val="22"/>
              </w:rPr>
              <w:t>(зазначається повне найменування філії Банку)</w:t>
            </w:r>
          </w:p>
        </w:tc>
        <w:tc>
          <w:tcPr>
            <w:tcW w:w="3955" w:type="dxa"/>
            <w:hideMark/>
          </w:tcPr>
          <w:p w:rsidR="00487730" w:rsidRPr="00F30F13" w:rsidRDefault="00487730">
            <w:pPr>
              <w:tabs>
                <w:tab w:val="left" w:pos="993"/>
              </w:tabs>
              <w:jc w:val="center"/>
              <w:rPr>
                <w:i/>
                <w:color w:val="000000" w:themeColor="text1"/>
                <w:spacing w:val="-8"/>
                <w:sz w:val="22"/>
                <w:szCs w:val="22"/>
                <w:lang w:val="uk-UA"/>
              </w:rPr>
            </w:pPr>
            <w:r w:rsidRPr="00F30F13">
              <w:rPr>
                <w:i/>
                <w:color w:val="0000CC"/>
                <w:spacing w:val="-8"/>
                <w:sz w:val="22"/>
                <w:szCs w:val="22"/>
                <w:lang w:val="uk-UA"/>
              </w:rPr>
              <w:t>Зазначається П.І.Б</w:t>
            </w:r>
          </w:p>
        </w:tc>
      </w:tr>
      <w:tr w:rsidR="00487730" w:rsidRPr="00F30F13" w:rsidTr="00487730">
        <w:trPr>
          <w:trHeight w:val="3307"/>
          <w:jc w:val="center"/>
        </w:trPr>
        <w:tc>
          <w:tcPr>
            <w:tcW w:w="5812" w:type="dxa"/>
            <w:hideMark/>
          </w:tcPr>
          <w:p w:rsidR="00487730" w:rsidRPr="00F30F13" w:rsidRDefault="00487730">
            <w:pPr>
              <w:jc w:val="both"/>
              <w:rPr>
                <w:color w:val="0000CC"/>
                <w:sz w:val="22"/>
                <w:szCs w:val="22"/>
                <w:u w:val="single"/>
                <w:lang w:val="uk-UA"/>
              </w:rPr>
            </w:pPr>
            <w:r w:rsidRPr="00F30F13">
              <w:rPr>
                <w:color w:val="0000CC"/>
                <w:sz w:val="22"/>
                <w:szCs w:val="22"/>
                <w:u w:val="single"/>
                <w:lang w:val="uk-UA"/>
              </w:rPr>
              <w:t>Зазначається:</w:t>
            </w:r>
          </w:p>
          <w:p w:rsidR="00487730" w:rsidRPr="00F30F13" w:rsidRDefault="00487730">
            <w:pPr>
              <w:jc w:val="both"/>
              <w:rPr>
                <w:color w:val="0000CC"/>
                <w:sz w:val="22"/>
                <w:szCs w:val="22"/>
                <w:lang w:val="uk-UA"/>
              </w:rPr>
            </w:pPr>
            <w:r w:rsidRPr="00F30F13">
              <w:rPr>
                <w:color w:val="0000CC"/>
                <w:sz w:val="22"/>
                <w:szCs w:val="22"/>
                <w:lang w:val="uk-UA"/>
              </w:rPr>
              <w:t>Місцезнаходження Банку/філії Банку</w:t>
            </w:r>
          </w:p>
          <w:p w:rsidR="00487730" w:rsidRPr="00F30F13" w:rsidRDefault="00487730">
            <w:pPr>
              <w:jc w:val="both"/>
              <w:rPr>
                <w:color w:val="0000CC"/>
                <w:sz w:val="22"/>
                <w:szCs w:val="22"/>
                <w:lang w:val="uk-UA" w:eastAsia="uk-UA"/>
              </w:rPr>
            </w:pPr>
            <w:r w:rsidRPr="00F30F13">
              <w:rPr>
                <w:color w:val="0000CC"/>
                <w:sz w:val="22"/>
                <w:szCs w:val="22"/>
                <w:lang w:val="uk-UA" w:eastAsia="uk-UA"/>
              </w:rPr>
              <w:t xml:space="preserve">__________ </w:t>
            </w:r>
          </w:p>
          <w:p w:rsidR="00487730" w:rsidRPr="00F30F13" w:rsidRDefault="00487730">
            <w:pPr>
              <w:jc w:val="both"/>
              <w:rPr>
                <w:color w:val="0000CC"/>
                <w:sz w:val="22"/>
                <w:szCs w:val="22"/>
                <w:lang w:val="uk-UA"/>
              </w:rPr>
            </w:pPr>
            <w:r w:rsidRPr="00F30F13">
              <w:rPr>
                <w:color w:val="0000CC"/>
                <w:sz w:val="22"/>
                <w:szCs w:val="22"/>
                <w:lang w:val="uk-UA"/>
              </w:rPr>
              <w:t>Ідентифікаційний код Банку/філії Банку</w:t>
            </w:r>
          </w:p>
          <w:p w:rsidR="00487730" w:rsidRPr="00F30F13" w:rsidRDefault="00487730">
            <w:pPr>
              <w:jc w:val="both"/>
              <w:rPr>
                <w:color w:val="0000CC"/>
                <w:sz w:val="22"/>
                <w:szCs w:val="22"/>
                <w:lang w:val="uk-UA"/>
              </w:rPr>
            </w:pPr>
            <w:r w:rsidRPr="00F30F13">
              <w:rPr>
                <w:color w:val="0000CC"/>
                <w:sz w:val="22"/>
                <w:szCs w:val="22"/>
                <w:lang w:val="uk-UA"/>
              </w:rPr>
              <w:t>_________</w:t>
            </w:r>
          </w:p>
          <w:p w:rsidR="00487730" w:rsidRPr="00F30F13" w:rsidRDefault="00487730">
            <w:pPr>
              <w:rPr>
                <w:color w:val="000000" w:themeColor="text1"/>
                <w:sz w:val="22"/>
                <w:szCs w:val="22"/>
                <w:lang w:val="uk-UA"/>
              </w:rPr>
            </w:pPr>
            <w:r w:rsidRPr="00F30F13">
              <w:rPr>
                <w:color w:val="000000" w:themeColor="text1"/>
                <w:sz w:val="22"/>
                <w:szCs w:val="22"/>
                <w:lang w:val="uk-UA"/>
              </w:rPr>
              <w:t>Дата внесення до Державного реєстру банків «31» грудня 1991 року</w:t>
            </w:r>
          </w:p>
          <w:p w:rsidR="00487730" w:rsidRPr="00F30F13" w:rsidRDefault="00487730">
            <w:pPr>
              <w:rPr>
                <w:color w:val="000000" w:themeColor="text1"/>
                <w:sz w:val="22"/>
                <w:szCs w:val="22"/>
                <w:lang w:val="uk-UA"/>
              </w:rPr>
            </w:pPr>
            <w:r w:rsidRPr="00F30F13">
              <w:rPr>
                <w:color w:val="000000" w:themeColor="text1"/>
                <w:sz w:val="22"/>
                <w:szCs w:val="22"/>
                <w:lang w:val="uk-UA"/>
              </w:rPr>
              <w:t>Реєстраційний номер в Державному реєстрі банків № 4</w:t>
            </w:r>
          </w:p>
          <w:p w:rsidR="00487730" w:rsidRPr="00F30F13" w:rsidRDefault="00487730">
            <w:pPr>
              <w:shd w:val="clear" w:color="auto" w:fill="FFFFFF"/>
              <w:textAlignment w:val="baseline"/>
              <w:rPr>
                <w:color w:val="000000" w:themeColor="text1"/>
                <w:sz w:val="22"/>
                <w:szCs w:val="22"/>
                <w:lang w:val="uk-UA"/>
              </w:rPr>
            </w:pPr>
            <w:r w:rsidRPr="00F30F13">
              <w:rPr>
                <w:color w:val="000000" w:themeColor="text1"/>
                <w:sz w:val="22"/>
                <w:szCs w:val="22"/>
                <w:lang w:val="uk-UA"/>
              </w:rPr>
              <w:t>Офіційний вебсайт</w:t>
            </w:r>
            <w:r w:rsidRPr="00F30F13">
              <w:rPr>
                <w:sz w:val="22"/>
                <w:szCs w:val="22"/>
              </w:rPr>
              <w:t xml:space="preserve">: </w:t>
            </w:r>
            <w:hyperlink r:id="rId15" w:history="1">
              <w:r w:rsidRPr="00F30F13">
                <w:rPr>
                  <w:rStyle w:val="aff8"/>
                  <w:sz w:val="22"/>
                  <w:szCs w:val="22"/>
                  <w:lang w:val="uk-UA"/>
                </w:rPr>
                <w:t>www.oschadbank.ua</w:t>
              </w:r>
            </w:hyperlink>
          </w:p>
          <w:p w:rsidR="00487730" w:rsidRPr="00F30F13" w:rsidRDefault="00487730">
            <w:pPr>
              <w:shd w:val="clear" w:color="auto" w:fill="FFFFFF"/>
              <w:textAlignment w:val="baseline"/>
              <w:rPr>
                <w:color w:val="000000" w:themeColor="text1"/>
                <w:sz w:val="22"/>
                <w:szCs w:val="22"/>
                <w:lang w:val="uk-UA"/>
              </w:rPr>
            </w:pPr>
            <w:r w:rsidRPr="00F30F13">
              <w:rPr>
                <w:color w:val="000000" w:themeColor="text1"/>
                <w:sz w:val="22"/>
                <w:szCs w:val="22"/>
                <w:lang w:val="uk-UA"/>
              </w:rPr>
              <w:t xml:space="preserve">Адреса електронної пошти: </w:t>
            </w:r>
          </w:p>
          <w:p w:rsidR="00487730" w:rsidRPr="00F30F13" w:rsidRDefault="00EB0B27">
            <w:pPr>
              <w:pStyle w:val="contactslabel"/>
              <w:shd w:val="clear" w:color="auto" w:fill="FFFFFF"/>
              <w:spacing w:before="0" w:beforeAutospacing="0" w:after="0" w:afterAutospacing="0"/>
              <w:textAlignment w:val="baseline"/>
              <w:rPr>
                <w:sz w:val="22"/>
                <w:szCs w:val="22"/>
              </w:rPr>
            </w:pPr>
            <w:hyperlink r:id="rId16" w:history="1">
              <w:r w:rsidR="00487730" w:rsidRPr="00F30F13">
                <w:rPr>
                  <w:rStyle w:val="aff8"/>
                  <w:color w:val="000000" w:themeColor="text1"/>
                  <w:sz w:val="22"/>
                  <w:szCs w:val="22"/>
                </w:rPr>
                <w:t>contact-centre@oschadbank.ua</w:t>
              </w:r>
            </w:hyperlink>
          </w:p>
          <w:p w:rsidR="00487730" w:rsidRPr="00F30F13" w:rsidRDefault="00487730">
            <w:pPr>
              <w:pStyle w:val="contactslabel"/>
              <w:shd w:val="clear" w:color="auto" w:fill="FFFFFF"/>
              <w:spacing w:before="0" w:beforeAutospacing="0" w:after="0" w:afterAutospacing="0"/>
              <w:textAlignment w:val="baseline"/>
              <w:rPr>
                <w:color w:val="000000" w:themeColor="text1"/>
                <w:sz w:val="22"/>
                <w:szCs w:val="22"/>
                <w:lang w:eastAsia="ru-RU"/>
              </w:rPr>
            </w:pPr>
            <w:r w:rsidRPr="00F30F13">
              <w:rPr>
                <w:color w:val="000000" w:themeColor="text1"/>
                <w:sz w:val="22"/>
                <w:szCs w:val="22"/>
                <w:lang w:eastAsia="ru-RU"/>
              </w:rPr>
              <w:t>Телефони клієнтської підтримки</w:t>
            </w:r>
            <w:r w:rsidR="004B57E5" w:rsidRPr="00F30F13">
              <w:rPr>
                <w:color w:val="000000" w:themeColor="text1"/>
                <w:sz w:val="22"/>
                <w:szCs w:val="22"/>
                <w:lang w:eastAsia="ru-RU"/>
              </w:rPr>
              <w:t>:</w:t>
            </w:r>
          </w:p>
          <w:p w:rsidR="00487730" w:rsidRPr="00F30F13" w:rsidRDefault="00EB0B27">
            <w:pPr>
              <w:shd w:val="clear" w:color="auto" w:fill="FFFFFF"/>
              <w:textAlignment w:val="baseline"/>
              <w:rPr>
                <w:color w:val="000000" w:themeColor="text1"/>
                <w:sz w:val="22"/>
                <w:szCs w:val="22"/>
                <w:lang w:val="uk-UA"/>
              </w:rPr>
            </w:pPr>
            <w:hyperlink r:id="rId17" w:history="1">
              <w:r w:rsidR="00487730" w:rsidRPr="00F30F13">
                <w:rPr>
                  <w:rStyle w:val="aff8"/>
                  <w:color w:val="000000" w:themeColor="text1"/>
                  <w:sz w:val="22"/>
                  <w:szCs w:val="22"/>
                  <w:u w:val="none"/>
                  <w:lang w:val="uk-UA"/>
                </w:rPr>
                <w:t>0-800-210-800</w:t>
              </w:r>
            </w:hyperlink>
          </w:p>
          <w:p w:rsidR="00487730" w:rsidRPr="00F30F13" w:rsidRDefault="00EB0B27">
            <w:pPr>
              <w:shd w:val="clear" w:color="auto" w:fill="FFFFFF"/>
              <w:textAlignment w:val="baseline"/>
              <w:rPr>
                <w:color w:val="000000" w:themeColor="text1"/>
                <w:sz w:val="22"/>
                <w:szCs w:val="22"/>
                <w:lang w:val="uk-UA"/>
              </w:rPr>
            </w:pPr>
            <w:hyperlink r:id="rId18" w:history="1">
              <w:r w:rsidR="00487730" w:rsidRPr="00F30F13">
                <w:rPr>
                  <w:rStyle w:val="aff8"/>
                  <w:color w:val="000000" w:themeColor="text1"/>
                  <w:sz w:val="22"/>
                  <w:szCs w:val="22"/>
                  <w:u w:val="none"/>
                  <w:lang w:val="uk-UA"/>
                </w:rPr>
                <w:t>(044) 350-01-33</w:t>
              </w:r>
            </w:hyperlink>
          </w:p>
          <w:p w:rsidR="00487730" w:rsidRPr="00F30F13" w:rsidRDefault="00EB0B27">
            <w:pPr>
              <w:shd w:val="clear" w:color="auto" w:fill="FFFFFF"/>
              <w:textAlignment w:val="baseline"/>
              <w:rPr>
                <w:color w:val="000000" w:themeColor="text1"/>
                <w:sz w:val="22"/>
                <w:szCs w:val="22"/>
                <w:lang w:val="uk-UA"/>
              </w:rPr>
            </w:pPr>
            <w:hyperlink r:id="rId19" w:history="1">
              <w:r w:rsidR="00487730" w:rsidRPr="00F30F13">
                <w:rPr>
                  <w:rStyle w:val="aff8"/>
                  <w:color w:val="000000" w:themeColor="text1"/>
                  <w:sz w:val="22"/>
                  <w:szCs w:val="22"/>
                  <w:u w:val="none"/>
                  <w:lang w:val="uk-UA"/>
                </w:rPr>
                <w:t>(044) 363-01-33</w:t>
              </w:r>
            </w:hyperlink>
          </w:p>
          <w:p w:rsidR="00487730" w:rsidRPr="00F30F13" w:rsidRDefault="004B57E5">
            <w:pPr>
              <w:pStyle w:val="contactslabel"/>
              <w:shd w:val="clear" w:color="auto" w:fill="FFFFFF"/>
              <w:spacing w:before="0" w:beforeAutospacing="0" w:after="0" w:afterAutospacing="0"/>
              <w:textAlignment w:val="baseline"/>
              <w:rPr>
                <w:color w:val="000000" w:themeColor="text1"/>
                <w:sz w:val="22"/>
                <w:szCs w:val="22"/>
                <w:lang w:eastAsia="ru-RU"/>
              </w:rPr>
            </w:pPr>
            <w:r w:rsidRPr="00F30F13">
              <w:rPr>
                <w:color w:val="000000" w:themeColor="text1"/>
                <w:sz w:val="22"/>
                <w:szCs w:val="22"/>
                <w:lang w:eastAsia="ru-RU"/>
              </w:rPr>
              <w:t>Телефон для дзвінків з-</w:t>
            </w:r>
            <w:r w:rsidR="00487730" w:rsidRPr="00F30F13">
              <w:rPr>
                <w:color w:val="000000" w:themeColor="text1"/>
                <w:sz w:val="22"/>
                <w:szCs w:val="22"/>
                <w:lang w:eastAsia="ru-RU"/>
              </w:rPr>
              <w:t>за</w:t>
            </w:r>
            <w:r w:rsidRPr="00F30F13">
              <w:rPr>
                <w:color w:val="000000" w:themeColor="text1"/>
                <w:sz w:val="22"/>
                <w:szCs w:val="22"/>
                <w:lang w:eastAsia="ru-RU"/>
              </w:rPr>
              <w:t xml:space="preserve"> </w:t>
            </w:r>
            <w:r w:rsidR="00487730" w:rsidRPr="00F30F13">
              <w:rPr>
                <w:color w:val="000000" w:themeColor="text1"/>
                <w:sz w:val="22"/>
                <w:szCs w:val="22"/>
                <w:lang w:eastAsia="ru-RU"/>
              </w:rPr>
              <w:t>кордону</w:t>
            </w:r>
            <w:r w:rsidRPr="00F30F13">
              <w:rPr>
                <w:color w:val="000000" w:themeColor="text1"/>
                <w:sz w:val="22"/>
                <w:szCs w:val="22"/>
                <w:lang w:eastAsia="ru-RU"/>
              </w:rPr>
              <w:t>:</w:t>
            </w:r>
          </w:p>
          <w:p w:rsidR="00487730" w:rsidRPr="00F30F13" w:rsidRDefault="00EB0B27">
            <w:pPr>
              <w:shd w:val="clear" w:color="auto" w:fill="FFFFFF"/>
              <w:textAlignment w:val="baseline"/>
              <w:rPr>
                <w:color w:val="000000" w:themeColor="text1"/>
                <w:sz w:val="22"/>
                <w:szCs w:val="22"/>
                <w:lang w:val="uk-UA"/>
              </w:rPr>
            </w:pPr>
            <w:hyperlink r:id="rId20" w:history="1">
              <w:r w:rsidR="00487730" w:rsidRPr="00F30F13">
                <w:rPr>
                  <w:rStyle w:val="aff8"/>
                  <w:color w:val="000000" w:themeColor="text1"/>
                  <w:sz w:val="22"/>
                  <w:szCs w:val="22"/>
                  <w:u w:val="none"/>
                  <w:lang w:val="uk-UA"/>
                </w:rPr>
                <w:t>(044) 247-84-18</w:t>
              </w:r>
            </w:hyperlink>
          </w:p>
        </w:tc>
        <w:tc>
          <w:tcPr>
            <w:tcW w:w="3955" w:type="dxa"/>
          </w:tcPr>
          <w:p w:rsidR="00487730" w:rsidRPr="00F30F13" w:rsidRDefault="00487730">
            <w:pPr>
              <w:jc w:val="both"/>
              <w:rPr>
                <w:color w:val="0000CC"/>
                <w:sz w:val="22"/>
                <w:szCs w:val="22"/>
                <w:u w:val="single"/>
                <w:lang w:val="uk-UA"/>
              </w:rPr>
            </w:pPr>
            <w:r w:rsidRPr="00F30F13">
              <w:rPr>
                <w:color w:val="0000CC"/>
                <w:sz w:val="22"/>
                <w:szCs w:val="22"/>
                <w:u w:val="single"/>
                <w:lang w:val="uk-UA"/>
              </w:rPr>
              <w:t>Зазначається:</w:t>
            </w:r>
          </w:p>
          <w:p w:rsidR="00487730" w:rsidRPr="00F30F13" w:rsidRDefault="00487730">
            <w:pPr>
              <w:jc w:val="both"/>
              <w:rPr>
                <w:color w:val="0000CC"/>
                <w:sz w:val="22"/>
                <w:szCs w:val="22"/>
                <w:lang w:val="uk-UA"/>
              </w:rPr>
            </w:pPr>
            <w:r w:rsidRPr="00F30F13">
              <w:rPr>
                <w:color w:val="0000CC"/>
                <w:sz w:val="22"/>
                <w:szCs w:val="22"/>
                <w:lang w:val="uk-UA"/>
              </w:rPr>
              <w:t>паспортні дані, реєстраційний номер облікової картки платника податку</w:t>
            </w:r>
            <w:r w:rsidR="00803B36" w:rsidRPr="00F30F13">
              <w:rPr>
                <w:color w:val="0000CC"/>
                <w:sz w:val="22"/>
                <w:szCs w:val="22"/>
                <w:lang w:val="uk-UA"/>
              </w:rPr>
              <w:t xml:space="preserve"> </w:t>
            </w:r>
            <w:r w:rsidR="00803B36" w:rsidRPr="00F30F13">
              <w:rPr>
                <w:i/>
                <w:color w:val="0000FF"/>
                <w:sz w:val="22"/>
                <w:szCs w:val="22"/>
                <w:lang w:val="uk-UA"/>
              </w:rPr>
              <w:t>(за наявності)</w:t>
            </w:r>
            <w:r w:rsidRPr="00F30F13">
              <w:rPr>
                <w:color w:val="0000CC"/>
                <w:sz w:val="22"/>
                <w:szCs w:val="22"/>
                <w:lang w:val="uk-UA"/>
              </w:rPr>
              <w:t>, відомості про місце проживання або місце перебування,  адреса електронної пошти Позичальника, номер телефону Позичальника</w:t>
            </w:r>
          </w:p>
          <w:p w:rsidR="00487730" w:rsidRPr="00F30F13" w:rsidRDefault="00487730">
            <w:pPr>
              <w:jc w:val="both"/>
              <w:rPr>
                <w:color w:val="000000" w:themeColor="text1"/>
                <w:sz w:val="22"/>
                <w:szCs w:val="22"/>
                <w:lang w:val="uk-UA"/>
              </w:rPr>
            </w:pPr>
          </w:p>
          <w:p w:rsidR="00487730" w:rsidRPr="00F30F13" w:rsidRDefault="00487730">
            <w:pPr>
              <w:jc w:val="both"/>
              <w:rPr>
                <w:color w:val="000000" w:themeColor="text1"/>
                <w:sz w:val="22"/>
                <w:szCs w:val="22"/>
                <w:lang w:val="uk-UA"/>
              </w:rPr>
            </w:pPr>
          </w:p>
        </w:tc>
      </w:tr>
      <w:tr w:rsidR="00487730" w:rsidRPr="00F30F13" w:rsidTr="00487730">
        <w:trPr>
          <w:trHeight w:val="1171"/>
          <w:jc w:val="center"/>
        </w:trPr>
        <w:tc>
          <w:tcPr>
            <w:tcW w:w="5812" w:type="dxa"/>
            <w:hideMark/>
          </w:tcPr>
          <w:p w:rsidR="00487730" w:rsidRPr="00F30F13" w:rsidRDefault="00487730">
            <w:pPr>
              <w:rPr>
                <w:color w:val="000000" w:themeColor="text1"/>
                <w:sz w:val="22"/>
                <w:szCs w:val="22"/>
                <w:lang w:val="uk-UA"/>
              </w:rPr>
            </w:pPr>
            <w:r w:rsidRPr="00F30F13">
              <w:rPr>
                <w:color w:val="000000" w:themeColor="text1"/>
                <w:sz w:val="22"/>
                <w:szCs w:val="22"/>
                <w:lang w:val="uk-UA"/>
              </w:rPr>
              <w:t>________________________________</w:t>
            </w:r>
          </w:p>
          <w:p w:rsidR="00487730" w:rsidRPr="00F30F13" w:rsidRDefault="00487730">
            <w:pPr>
              <w:jc w:val="center"/>
              <w:rPr>
                <w:b/>
                <w:bCs/>
                <w:color w:val="000000" w:themeColor="text1"/>
                <w:sz w:val="22"/>
                <w:szCs w:val="22"/>
                <w:lang w:val="uk-UA"/>
              </w:rPr>
            </w:pPr>
            <w:r w:rsidRPr="00F30F13">
              <w:rPr>
                <w:b/>
                <w:bCs/>
                <w:color w:val="000000" w:themeColor="text1"/>
                <w:sz w:val="22"/>
                <w:szCs w:val="22"/>
                <w:lang w:val="uk-UA"/>
              </w:rPr>
              <w:t>/ П.І.Б. /</w:t>
            </w:r>
          </w:p>
          <w:p w:rsidR="00487730" w:rsidRPr="00F30F13" w:rsidRDefault="00487730">
            <w:pPr>
              <w:rPr>
                <w:color w:val="000000" w:themeColor="text1"/>
                <w:sz w:val="22"/>
                <w:szCs w:val="22"/>
                <w:lang w:val="uk-UA"/>
              </w:rPr>
            </w:pPr>
            <w:proofErr w:type="spellStart"/>
            <w:r w:rsidRPr="00F30F13">
              <w:rPr>
                <w:b/>
                <w:bCs/>
                <w:color w:val="000000" w:themeColor="text1"/>
                <w:sz w:val="22"/>
                <w:szCs w:val="22"/>
                <w:lang w:val="uk-UA"/>
              </w:rPr>
              <w:t>м.п</w:t>
            </w:r>
            <w:proofErr w:type="spellEnd"/>
            <w:r w:rsidRPr="00F30F13">
              <w:rPr>
                <w:b/>
                <w:bCs/>
                <w:color w:val="000000" w:themeColor="text1"/>
                <w:sz w:val="22"/>
                <w:szCs w:val="22"/>
                <w:lang w:val="uk-UA"/>
              </w:rPr>
              <w:t>.</w:t>
            </w:r>
          </w:p>
        </w:tc>
        <w:tc>
          <w:tcPr>
            <w:tcW w:w="3955" w:type="dxa"/>
          </w:tcPr>
          <w:p w:rsidR="00487730" w:rsidRPr="00F30F13" w:rsidRDefault="00487730">
            <w:pPr>
              <w:rPr>
                <w:color w:val="000000" w:themeColor="text1"/>
                <w:sz w:val="22"/>
                <w:szCs w:val="22"/>
                <w:lang w:val="uk-UA"/>
              </w:rPr>
            </w:pPr>
            <w:r w:rsidRPr="00F30F13">
              <w:rPr>
                <w:color w:val="000000" w:themeColor="text1"/>
                <w:sz w:val="22"/>
                <w:szCs w:val="22"/>
                <w:lang w:val="uk-UA"/>
              </w:rPr>
              <w:t>________________________________</w:t>
            </w:r>
          </w:p>
          <w:p w:rsidR="00487730" w:rsidRPr="00F30F13" w:rsidRDefault="00487730">
            <w:pPr>
              <w:jc w:val="center"/>
              <w:rPr>
                <w:b/>
                <w:bCs/>
                <w:color w:val="000000" w:themeColor="text1"/>
                <w:sz w:val="22"/>
                <w:szCs w:val="22"/>
                <w:lang w:val="uk-UA"/>
              </w:rPr>
            </w:pPr>
            <w:r w:rsidRPr="00F30F13">
              <w:rPr>
                <w:b/>
                <w:bCs/>
                <w:color w:val="000000" w:themeColor="text1"/>
                <w:sz w:val="22"/>
                <w:szCs w:val="22"/>
                <w:lang w:val="uk-UA"/>
              </w:rPr>
              <w:t>/ П.І.Б. /</w:t>
            </w:r>
          </w:p>
          <w:p w:rsidR="00487730" w:rsidRPr="00F30F13" w:rsidRDefault="00487730">
            <w:pPr>
              <w:rPr>
                <w:color w:val="000000" w:themeColor="text1"/>
                <w:sz w:val="22"/>
                <w:szCs w:val="22"/>
                <w:lang w:val="uk-UA"/>
              </w:rPr>
            </w:pPr>
          </w:p>
        </w:tc>
      </w:tr>
    </w:tbl>
    <w:p w:rsidR="00487730" w:rsidRPr="00F30F13" w:rsidRDefault="00487730" w:rsidP="00011A26">
      <w:pPr>
        <w:pStyle w:val="af2"/>
        <w:tabs>
          <w:tab w:val="left" w:pos="9356"/>
          <w:tab w:val="left" w:pos="9639"/>
        </w:tabs>
        <w:spacing w:after="60"/>
        <w:ind w:firstLine="360"/>
        <w:jc w:val="both"/>
        <w:rPr>
          <w:rFonts w:ascii="Times New Roman" w:hAnsi="Times New Roman"/>
          <w:sz w:val="22"/>
          <w:szCs w:val="22"/>
          <w:lang w:val="uk-UA"/>
        </w:rPr>
      </w:pPr>
    </w:p>
    <w:p w:rsidR="00487730" w:rsidRPr="00F30F13" w:rsidRDefault="00487730" w:rsidP="00011A26">
      <w:pPr>
        <w:pStyle w:val="af2"/>
        <w:tabs>
          <w:tab w:val="left" w:pos="9356"/>
          <w:tab w:val="left" w:pos="9639"/>
        </w:tabs>
        <w:spacing w:after="60"/>
        <w:ind w:firstLine="360"/>
        <w:jc w:val="both"/>
        <w:rPr>
          <w:rFonts w:ascii="Times New Roman" w:hAnsi="Times New Roman"/>
          <w:sz w:val="22"/>
          <w:szCs w:val="22"/>
          <w:lang w:val="uk-UA"/>
        </w:rPr>
      </w:pPr>
    </w:p>
    <w:p w:rsidR="000F422F" w:rsidRPr="00F30F13" w:rsidRDefault="00F17670" w:rsidP="00011A26">
      <w:pPr>
        <w:pStyle w:val="af2"/>
        <w:tabs>
          <w:tab w:val="left" w:pos="9356"/>
          <w:tab w:val="left" w:pos="9639"/>
        </w:tabs>
        <w:spacing w:after="60"/>
        <w:ind w:firstLine="360"/>
        <w:jc w:val="both"/>
        <w:rPr>
          <w:rFonts w:ascii="Times New Roman" w:hAnsi="Times New Roman"/>
          <w:sz w:val="22"/>
          <w:szCs w:val="22"/>
          <w:lang w:val="uk-UA"/>
        </w:rPr>
      </w:pPr>
      <w:r w:rsidRPr="00F30F13">
        <w:rPr>
          <w:rFonts w:ascii="Times New Roman" w:hAnsi="Times New Roman"/>
          <w:sz w:val="22"/>
          <w:szCs w:val="22"/>
          <w:lang w:val="uk-UA"/>
        </w:rPr>
        <w:t xml:space="preserve">Оригінальний примірник цього Договору разом зі всіма додатками отримано після його підписання </w:t>
      </w:r>
      <w:r w:rsidR="000F422F" w:rsidRPr="00F30F13">
        <w:rPr>
          <w:rFonts w:ascii="Times New Roman" w:hAnsi="Times New Roman"/>
          <w:sz w:val="22"/>
          <w:szCs w:val="22"/>
          <w:lang w:val="uk-UA"/>
        </w:rPr>
        <w:t>і до початку надання фінансових послуг за ним, що засвідчую власним підписом.</w:t>
      </w:r>
    </w:p>
    <w:p w:rsidR="00F17670" w:rsidRPr="00F30F13" w:rsidRDefault="00F17670" w:rsidP="00011A26">
      <w:pPr>
        <w:pStyle w:val="af2"/>
        <w:tabs>
          <w:tab w:val="left" w:pos="9356"/>
          <w:tab w:val="left" w:pos="9639"/>
        </w:tabs>
        <w:spacing w:after="0"/>
        <w:ind w:firstLine="360"/>
        <w:jc w:val="both"/>
        <w:rPr>
          <w:rFonts w:ascii="Times New Roman" w:hAnsi="Times New Roman"/>
          <w:sz w:val="22"/>
          <w:szCs w:val="22"/>
          <w:lang w:val="uk-UA"/>
        </w:rPr>
      </w:pPr>
      <w:r w:rsidRPr="00F30F13">
        <w:rPr>
          <w:rFonts w:ascii="Times New Roman" w:hAnsi="Times New Roman"/>
          <w:color w:val="0000FF"/>
          <w:sz w:val="22"/>
          <w:szCs w:val="22"/>
          <w:lang w:val="uk-UA"/>
        </w:rPr>
        <w:t xml:space="preserve">______________________________________ </w:t>
      </w:r>
    </w:p>
    <w:p w:rsidR="00F17670" w:rsidRPr="00F30F13" w:rsidRDefault="00F17670" w:rsidP="00011A26">
      <w:pPr>
        <w:pStyle w:val="af2"/>
        <w:tabs>
          <w:tab w:val="left" w:pos="9356"/>
          <w:tab w:val="left" w:pos="9639"/>
        </w:tabs>
        <w:spacing w:after="0"/>
        <w:ind w:firstLine="360"/>
        <w:jc w:val="both"/>
        <w:rPr>
          <w:rFonts w:ascii="Times New Roman" w:hAnsi="Times New Roman"/>
          <w:sz w:val="22"/>
          <w:szCs w:val="22"/>
          <w:lang w:val="uk-UA"/>
        </w:rPr>
      </w:pPr>
      <w:r w:rsidRPr="00F30F13">
        <w:rPr>
          <w:rFonts w:ascii="Times New Roman" w:hAnsi="Times New Roman"/>
          <w:sz w:val="22"/>
          <w:szCs w:val="22"/>
          <w:lang w:val="uk-UA"/>
        </w:rPr>
        <w:t>(дата, підпис, П.І.Б. Позичальника)</w:t>
      </w:r>
    </w:p>
    <w:p w:rsidR="00F17670" w:rsidRPr="00F30F13" w:rsidRDefault="00F17670" w:rsidP="00011A26">
      <w:pPr>
        <w:rPr>
          <w:sz w:val="22"/>
          <w:szCs w:val="22"/>
          <w:lang w:val="uk-UA"/>
        </w:rPr>
      </w:pPr>
    </w:p>
    <w:p w:rsidR="00F17670" w:rsidRPr="00F30F13" w:rsidRDefault="00246D2F" w:rsidP="00011A26">
      <w:pPr>
        <w:jc w:val="both"/>
        <w:rPr>
          <w:i/>
          <w:color w:val="0000FF"/>
          <w:sz w:val="22"/>
          <w:szCs w:val="22"/>
          <w:lang w:val="uk-UA"/>
        </w:rPr>
      </w:pPr>
      <w:r w:rsidRPr="00F30F13">
        <w:rPr>
          <w:i/>
          <w:color w:val="0000FF"/>
          <w:sz w:val="22"/>
          <w:szCs w:val="22"/>
          <w:lang w:val="uk-UA"/>
        </w:rPr>
        <w:t>Типова форма договору доповнюється у випадку, якщо Позичальник перебуває у зареєстрованому шлюбі/фактичних шлюбних відносинах фразою наступного змісту (окрім випадків коли надається окрема нотаріально посвідчена заява, посвідчена нотаріусом, який вчиняє нотаріальні дії, відповідно до законодавства України, та/або іншими особами, які вчиняють нотаріальні дії, відповідно до законодавства України та/або консульськими посадовими особами України/заява, видана уповноваженим органом іноземної держави/іноземним нотаріусом, легалізована/апостильована в установленому законодавством України порядку, якщо інше не передбачено міжнародними договорами України або коли наявний укладений між подружжям шлюбний договір (контракт) умовами якого передбачено (врегульовано) майнові відносини між подружжям та визначено їхні майнові права та обов’язки, у тому числі щодо нерухомого майна із визначенням кому із подружжя таке майно належить на праві приватної власності, та/або не передбачено спільної відповідальності за прийняті фінансові зобов’язання):</w:t>
      </w:r>
    </w:p>
    <w:p w:rsidR="00246D2F" w:rsidRPr="00F30F13" w:rsidRDefault="00246D2F" w:rsidP="00011A26">
      <w:pPr>
        <w:jc w:val="both"/>
        <w:rPr>
          <w:i/>
          <w:color w:val="0000FF"/>
          <w:sz w:val="22"/>
          <w:szCs w:val="22"/>
          <w:lang w:val="uk-UA"/>
        </w:rPr>
      </w:pPr>
    </w:p>
    <w:p w:rsidR="00F17670" w:rsidRPr="00F30F13" w:rsidRDefault="00F17670" w:rsidP="00011A26">
      <w:pPr>
        <w:ind w:firstLine="708"/>
        <w:jc w:val="both"/>
        <w:rPr>
          <w:sz w:val="22"/>
          <w:szCs w:val="22"/>
          <w:lang w:val="uk-UA"/>
        </w:rPr>
      </w:pPr>
      <w:r w:rsidRPr="00F30F13">
        <w:rPr>
          <w:sz w:val="22"/>
          <w:szCs w:val="22"/>
          <w:lang w:val="uk-UA"/>
        </w:rPr>
        <w:t xml:space="preserve">«Я, </w:t>
      </w:r>
      <w:r w:rsidRPr="00F30F13">
        <w:rPr>
          <w:color w:val="0000FF"/>
          <w:sz w:val="22"/>
          <w:szCs w:val="22"/>
          <w:lang w:val="uk-UA"/>
        </w:rPr>
        <w:t>_______________</w:t>
      </w:r>
      <w:r w:rsidRPr="00F30F13">
        <w:rPr>
          <w:sz w:val="22"/>
          <w:szCs w:val="22"/>
          <w:lang w:val="uk-UA"/>
        </w:rPr>
        <w:t xml:space="preserve"> </w:t>
      </w:r>
      <w:r w:rsidRPr="00F30F13">
        <w:rPr>
          <w:i/>
          <w:color w:val="0000FF"/>
          <w:sz w:val="22"/>
          <w:szCs w:val="22"/>
          <w:lang w:val="uk-UA"/>
        </w:rPr>
        <w:t>(зазначається повністю ПІБ чоловіка/дружини Позичальника, особи з якою він проживає однією сім’єю без реєстрації шлюбу),</w:t>
      </w:r>
      <w:r w:rsidRPr="00F30F13">
        <w:rPr>
          <w:sz w:val="22"/>
          <w:szCs w:val="22"/>
          <w:lang w:val="uk-UA"/>
        </w:rPr>
        <w:t xml:space="preserve"> </w:t>
      </w:r>
      <w:r w:rsidRPr="00F30F13">
        <w:rPr>
          <w:color w:val="0000FF"/>
          <w:sz w:val="22"/>
          <w:szCs w:val="22"/>
          <w:lang w:val="uk-UA"/>
        </w:rPr>
        <w:t>_______________________________________</w:t>
      </w:r>
      <w:r w:rsidRPr="00F30F13">
        <w:rPr>
          <w:sz w:val="22"/>
          <w:szCs w:val="22"/>
          <w:lang w:val="uk-UA"/>
        </w:rPr>
        <w:t xml:space="preserve"> </w:t>
      </w:r>
      <w:r w:rsidRPr="00F30F13">
        <w:rPr>
          <w:i/>
          <w:color w:val="0000FF"/>
          <w:sz w:val="22"/>
          <w:szCs w:val="22"/>
          <w:lang w:val="uk-UA"/>
        </w:rPr>
        <w:t>(зазначаються дані згідно паспорта громадянина України або іншого документу, що посвідчує особу, якщо особа   не є громадянином України)</w:t>
      </w:r>
      <w:r w:rsidRPr="00F30F13">
        <w:rPr>
          <w:sz w:val="22"/>
          <w:szCs w:val="22"/>
          <w:lang w:val="uk-UA"/>
        </w:rPr>
        <w:t>, реєстраційний номер облікової картки платника податків з Державного реєстру фізичних осіб-платників податків</w:t>
      </w:r>
      <w:r w:rsidR="00803B36" w:rsidRPr="00F30F13">
        <w:rPr>
          <w:sz w:val="22"/>
          <w:szCs w:val="22"/>
          <w:lang w:val="uk-UA"/>
        </w:rPr>
        <w:t xml:space="preserve"> </w:t>
      </w:r>
      <w:r w:rsidR="00803B36" w:rsidRPr="00F30F13">
        <w:rPr>
          <w:i/>
          <w:color w:val="0000FF"/>
          <w:sz w:val="22"/>
          <w:szCs w:val="22"/>
          <w:lang w:val="uk-UA"/>
        </w:rPr>
        <w:t>(за наявності)</w:t>
      </w:r>
      <w:r w:rsidRPr="00F30F13">
        <w:rPr>
          <w:sz w:val="22"/>
          <w:szCs w:val="22"/>
          <w:lang w:val="uk-UA"/>
        </w:rPr>
        <w:t xml:space="preserve">: ______________________, надаю свою згоду на укладання моїм (-єю) чоловіком (дружиною) _____________ </w:t>
      </w:r>
      <w:r w:rsidRPr="00F30F13">
        <w:rPr>
          <w:i/>
          <w:color w:val="0000FF"/>
          <w:sz w:val="22"/>
          <w:szCs w:val="22"/>
          <w:lang w:val="uk-UA"/>
        </w:rPr>
        <w:t>(зазначається ПІБ Позичальника повністю)</w:t>
      </w:r>
      <w:r w:rsidRPr="00F30F13">
        <w:rPr>
          <w:sz w:val="22"/>
          <w:szCs w:val="22"/>
          <w:lang w:val="uk-UA"/>
        </w:rPr>
        <w:t xml:space="preserve"> цього </w:t>
      </w:r>
      <w:r w:rsidR="00570877" w:rsidRPr="00F30F13">
        <w:rPr>
          <w:sz w:val="22"/>
          <w:szCs w:val="22"/>
          <w:lang w:val="uk-UA"/>
        </w:rPr>
        <w:t>Договору про споживчий кредит</w:t>
      </w:r>
      <w:r w:rsidRPr="00F30F13">
        <w:rPr>
          <w:sz w:val="22"/>
          <w:szCs w:val="22"/>
          <w:lang w:val="uk-UA"/>
        </w:rPr>
        <w:t xml:space="preserve">, а також додаткових договорів до нього, що не пов’язані зі збільшенням грошових зобов’язань, у тому числі тих, які можуть бути укладені сторонами вказаного договору в майбутньому. Підтверджую, що з умовами цього </w:t>
      </w:r>
      <w:r w:rsidR="00570877" w:rsidRPr="00F30F13">
        <w:rPr>
          <w:sz w:val="22"/>
          <w:szCs w:val="22"/>
          <w:lang w:val="uk-UA"/>
        </w:rPr>
        <w:t xml:space="preserve">Договору про споживчий кредит </w:t>
      </w:r>
      <w:r w:rsidRPr="00F30F13">
        <w:rPr>
          <w:sz w:val="22"/>
          <w:szCs w:val="22"/>
          <w:lang w:val="uk-UA"/>
        </w:rPr>
        <w:t xml:space="preserve">ознайомлений (-на), ніяких заперечень щодо його положень та укладання не маю. </w:t>
      </w:r>
    </w:p>
    <w:p w:rsidR="00F17670" w:rsidRPr="00F30F13" w:rsidRDefault="00F17670" w:rsidP="00011A26">
      <w:pPr>
        <w:ind w:firstLine="540"/>
        <w:jc w:val="both"/>
        <w:rPr>
          <w:sz w:val="22"/>
          <w:szCs w:val="22"/>
          <w:lang w:val="uk-UA"/>
        </w:rPr>
      </w:pPr>
      <w:r w:rsidRPr="00F30F13">
        <w:rPr>
          <w:sz w:val="22"/>
          <w:szCs w:val="22"/>
          <w:lang w:val="uk-UA"/>
        </w:rPr>
        <w:t>Надання згоди на укладення моїм (-</w:t>
      </w:r>
      <w:proofErr w:type="spellStart"/>
      <w:r w:rsidRPr="00F30F13">
        <w:rPr>
          <w:sz w:val="22"/>
          <w:szCs w:val="22"/>
          <w:lang w:val="uk-UA"/>
        </w:rPr>
        <w:t>ею</w:t>
      </w:r>
      <w:proofErr w:type="spellEnd"/>
      <w:r w:rsidRPr="00F30F13">
        <w:rPr>
          <w:sz w:val="22"/>
          <w:szCs w:val="22"/>
          <w:lang w:val="uk-UA"/>
        </w:rPr>
        <w:t xml:space="preserve">)  чоловіком (дружиною) цього </w:t>
      </w:r>
      <w:r w:rsidR="00570877" w:rsidRPr="00F30F13">
        <w:rPr>
          <w:sz w:val="22"/>
          <w:szCs w:val="22"/>
          <w:lang w:val="uk-UA"/>
        </w:rPr>
        <w:t>Договору про споживчий кредит</w:t>
      </w:r>
      <w:r w:rsidRPr="00F30F13">
        <w:rPr>
          <w:sz w:val="22"/>
          <w:szCs w:val="22"/>
          <w:lang w:val="uk-UA"/>
        </w:rPr>
        <w:t xml:space="preserve">, а також додаткових договорів до нього, що не пов’язані зі збільшенням грошових зобов’язань, у тому числі тих, які можуть бути укладені сторонами вказаного договору в майбутньому, засвідчую власним підписом                  </w:t>
      </w:r>
    </w:p>
    <w:p w:rsidR="00F17670" w:rsidRPr="00F30F13" w:rsidRDefault="00F17670" w:rsidP="00011A26">
      <w:pPr>
        <w:rPr>
          <w:sz w:val="22"/>
          <w:szCs w:val="22"/>
          <w:lang w:val="uk-UA"/>
        </w:rPr>
      </w:pPr>
      <w:r w:rsidRPr="00F30F13">
        <w:rPr>
          <w:color w:val="0000FF"/>
          <w:sz w:val="22"/>
          <w:szCs w:val="22"/>
          <w:lang w:val="uk-UA"/>
        </w:rPr>
        <w:t>_____________</w:t>
      </w:r>
      <w:r w:rsidRPr="00F30F13">
        <w:rPr>
          <w:sz w:val="22"/>
          <w:szCs w:val="22"/>
          <w:lang w:val="uk-UA"/>
        </w:rPr>
        <w:t xml:space="preserve"> </w:t>
      </w:r>
      <w:r w:rsidRPr="00F30F13">
        <w:rPr>
          <w:i/>
          <w:color w:val="0000FF"/>
          <w:sz w:val="22"/>
          <w:szCs w:val="22"/>
          <w:lang w:val="uk-UA"/>
        </w:rPr>
        <w:t>(ініціали та прізвище чоловіка/дружини Позичальника, особи з якою він проживає однією сім’єю без реєстрації шлюбу – власноручний підпис та напис)</w:t>
      </w:r>
      <w:r w:rsidRPr="00F30F13">
        <w:rPr>
          <w:sz w:val="22"/>
          <w:szCs w:val="22"/>
          <w:lang w:val="uk-UA"/>
        </w:rPr>
        <w:t xml:space="preserve">    </w:t>
      </w:r>
    </w:p>
    <w:p w:rsidR="00F17670" w:rsidRPr="00F30F13" w:rsidRDefault="00F17670" w:rsidP="00011A26">
      <w:pPr>
        <w:rPr>
          <w:sz w:val="22"/>
          <w:szCs w:val="22"/>
          <w:lang w:val="uk-UA"/>
        </w:rPr>
      </w:pPr>
      <w:r w:rsidRPr="00F30F13">
        <w:rPr>
          <w:sz w:val="22"/>
          <w:szCs w:val="22"/>
          <w:lang w:val="uk-UA"/>
        </w:rPr>
        <w:t>„</w:t>
      </w:r>
      <w:r w:rsidRPr="00F30F13">
        <w:rPr>
          <w:color w:val="0000FF"/>
          <w:sz w:val="22"/>
          <w:szCs w:val="22"/>
          <w:lang w:val="uk-UA"/>
        </w:rPr>
        <w:t>__</w:t>
      </w:r>
      <w:r w:rsidRPr="00F30F13">
        <w:rPr>
          <w:sz w:val="22"/>
          <w:szCs w:val="22"/>
          <w:lang w:val="uk-UA"/>
        </w:rPr>
        <w:t xml:space="preserve">” </w:t>
      </w:r>
      <w:r w:rsidRPr="00F30F13">
        <w:rPr>
          <w:color w:val="0000FF"/>
          <w:sz w:val="22"/>
          <w:szCs w:val="22"/>
          <w:lang w:val="uk-UA"/>
        </w:rPr>
        <w:t>____________</w:t>
      </w:r>
      <w:r w:rsidRPr="00F30F13">
        <w:rPr>
          <w:sz w:val="22"/>
          <w:szCs w:val="22"/>
          <w:lang w:val="uk-UA"/>
        </w:rPr>
        <w:t xml:space="preserve"> 20</w:t>
      </w:r>
      <w:r w:rsidRPr="00F30F13">
        <w:rPr>
          <w:color w:val="0000FF"/>
          <w:sz w:val="22"/>
          <w:szCs w:val="22"/>
          <w:lang w:val="uk-UA"/>
        </w:rPr>
        <w:t>_______</w:t>
      </w:r>
      <w:r w:rsidRPr="00F30F13">
        <w:rPr>
          <w:sz w:val="22"/>
          <w:szCs w:val="22"/>
          <w:lang w:val="uk-UA"/>
        </w:rPr>
        <w:t xml:space="preserve"> року»</w:t>
      </w:r>
    </w:p>
    <w:p w:rsidR="00F17670" w:rsidRPr="00F30F13" w:rsidRDefault="00F17670" w:rsidP="00011A26">
      <w:pPr>
        <w:ind w:left="540"/>
        <w:rPr>
          <w:sz w:val="22"/>
          <w:szCs w:val="22"/>
          <w:lang w:val="uk-UA"/>
        </w:rPr>
      </w:pPr>
    </w:p>
    <w:p w:rsidR="00F17670" w:rsidRPr="00F30F13" w:rsidRDefault="00F17670" w:rsidP="00011A26">
      <w:pPr>
        <w:jc w:val="both"/>
        <w:rPr>
          <w:i/>
          <w:color w:val="0000FF"/>
          <w:sz w:val="22"/>
          <w:szCs w:val="22"/>
          <w:lang w:val="uk-UA"/>
        </w:rPr>
      </w:pPr>
      <w:r w:rsidRPr="00F30F13">
        <w:rPr>
          <w:i/>
          <w:color w:val="0000FF"/>
          <w:sz w:val="22"/>
          <w:szCs w:val="22"/>
          <w:lang w:val="uk-UA"/>
        </w:rPr>
        <w:t>Типова форма договору доповнюється якщо Позичальник у шлюбі/фактичних шлюбних відносинах не перебуває фразою наступного змісту:</w:t>
      </w:r>
    </w:p>
    <w:p w:rsidR="00F17670" w:rsidRPr="00F30F13" w:rsidRDefault="00F17670" w:rsidP="00011A26">
      <w:pPr>
        <w:ind w:firstLine="720"/>
        <w:jc w:val="both"/>
        <w:rPr>
          <w:sz w:val="22"/>
          <w:szCs w:val="22"/>
          <w:lang w:val="uk-UA"/>
        </w:rPr>
      </w:pPr>
      <w:r w:rsidRPr="00F30F13">
        <w:rPr>
          <w:i/>
          <w:sz w:val="22"/>
          <w:szCs w:val="22"/>
          <w:lang w:val="uk-UA"/>
        </w:rPr>
        <w:t>„</w:t>
      </w:r>
      <w:r w:rsidRPr="00F30F13">
        <w:rPr>
          <w:sz w:val="22"/>
          <w:szCs w:val="22"/>
          <w:lang w:val="uk-UA"/>
        </w:rPr>
        <w:t xml:space="preserve">Я,  </w:t>
      </w:r>
      <w:r w:rsidRPr="00F30F13">
        <w:rPr>
          <w:color w:val="0000FF"/>
          <w:sz w:val="22"/>
          <w:szCs w:val="22"/>
          <w:lang w:val="uk-UA"/>
        </w:rPr>
        <w:t>________________</w:t>
      </w:r>
      <w:r w:rsidRPr="00F30F13">
        <w:rPr>
          <w:sz w:val="22"/>
          <w:szCs w:val="22"/>
          <w:lang w:val="uk-UA"/>
        </w:rPr>
        <w:t xml:space="preserve"> </w:t>
      </w:r>
      <w:r w:rsidRPr="00F30F13">
        <w:rPr>
          <w:i/>
          <w:sz w:val="22"/>
          <w:szCs w:val="22"/>
          <w:lang w:val="uk-UA"/>
        </w:rPr>
        <w:t>(</w:t>
      </w:r>
      <w:r w:rsidRPr="00F30F13">
        <w:rPr>
          <w:i/>
          <w:color w:val="0000FF"/>
          <w:sz w:val="22"/>
          <w:szCs w:val="22"/>
          <w:lang w:val="uk-UA"/>
        </w:rPr>
        <w:t>зазначається ПІБ Позичальника повністю</w:t>
      </w:r>
      <w:r w:rsidRPr="00F30F13">
        <w:rPr>
          <w:i/>
          <w:sz w:val="22"/>
          <w:szCs w:val="22"/>
          <w:lang w:val="uk-UA"/>
        </w:rPr>
        <w:t>),</w:t>
      </w:r>
      <w:r w:rsidRPr="00F30F13">
        <w:rPr>
          <w:sz w:val="22"/>
          <w:szCs w:val="22"/>
          <w:lang w:val="uk-UA"/>
        </w:rPr>
        <w:t xml:space="preserve"> цим засвідчую, що на момент укладення цього </w:t>
      </w:r>
      <w:r w:rsidR="00570877" w:rsidRPr="00F30F13">
        <w:rPr>
          <w:sz w:val="22"/>
          <w:szCs w:val="22"/>
          <w:lang w:val="uk-UA"/>
        </w:rPr>
        <w:t xml:space="preserve">Договору про споживчий кредит </w:t>
      </w:r>
      <w:r w:rsidRPr="00F30F13">
        <w:rPr>
          <w:sz w:val="22"/>
          <w:szCs w:val="22"/>
          <w:lang w:val="uk-UA"/>
        </w:rPr>
        <w:t>в шлюбі не перебуваю та однією сім’єю з будь-якою особою без реєстрації шлюбу не проживаю.</w:t>
      </w:r>
    </w:p>
    <w:p w:rsidR="00F17670" w:rsidRPr="006917F1" w:rsidRDefault="00F17670" w:rsidP="00011A26">
      <w:pPr>
        <w:pStyle w:val="af2"/>
        <w:tabs>
          <w:tab w:val="left" w:pos="9356"/>
          <w:tab w:val="left" w:pos="9639"/>
        </w:tabs>
        <w:spacing w:after="0"/>
        <w:rPr>
          <w:rFonts w:ascii="Times New Roman" w:hAnsi="Times New Roman"/>
          <w:i/>
          <w:iCs/>
          <w:sz w:val="22"/>
          <w:szCs w:val="22"/>
          <w:lang w:val="uk-UA"/>
        </w:rPr>
      </w:pPr>
      <w:r w:rsidRPr="00F30F13">
        <w:rPr>
          <w:rFonts w:ascii="Times New Roman" w:hAnsi="Times New Roman"/>
          <w:sz w:val="22"/>
          <w:szCs w:val="22"/>
          <w:lang w:val="uk-UA"/>
        </w:rPr>
        <w:t>„</w:t>
      </w:r>
      <w:r w:rsidRPr="00F30F13">
        <w:rPr>
          <w:rFonts w:ascii="Times New Roman" w:hAnsi="Times New Roman"/>
          <w:color w:val="0000FF"/>
          <w:sz w:val="22"/>
          <w:szCs w:val="22"/>
          <w:lang w:val="uk-UA"/>
        </w:rPr>
        <w:t>__</w:t>
      </w:r>
      <w:r w:rsidRPr="00F30F13">
        <w:rPr>
          <w:rFonts w:ascii="Times New Roman" w:hAnsi="Times New Roman"/>
          <w:sz w:val="22"/>
          <w:szCs w:val="22"/>
          <w:lang w:val="uk-UA"/>
        </w:rPr>
        <w:t xml:space="preserve">” </w:t>
      </w:r>
      <w:r w:rsidRPr="00F30F13">
        <w:rPr>
          <w:rFonts w:ascii="Times New Roman" w:hAnsi="Times New Roman"/>
          <w:color w:val="0000FF"/>
          <w:sz w:val="22"/>
          <w:szCs w:val="22"/>
          <w:lang w:val="uk-UA"/>
        </w:rPr>
        <w:t>____________</w:t>
      </w:r>
      <w:r w:rsidRPr="00F30F13">
        <w:rPr>
          <w:rFonts w:ascii="Times New Roman" w:hAnsi="Times New Roman"/>
          <w:sz w:val="22"/>
          <w:szCs w:val="22"/>
          <w:lang w:val="uk-UA"/>
        </w:rPr>
        <w:t xml:space="preserve"> 20</w:t>
      </w:r>
      <w:r w:rsidRPr="00F30F13">
        <w:rPr>
          <w:rFonts w:ascii="Times New Roman" w:hAnsi="Times New Roman"/>
          <w:color w:val="0000FF"/>
          <w:sz w:val="22"/>
          <w:szCs w:val="22"/>
          <w:lang w:val="uk-UA"/>
        </w:rPr>
        <w:t>_______</w:t>
      </w:r>
      <w:r w:rsidRPr="00F30F13">
        <w:rPr>
          <w:rFonts w:ascii="Times New Roman" w:hAnsi="Times New Roman"/>
          <w:sz w:val="22"/>
          <w:szCs w:val="22"/>
          <w:lang w:val="uk-UA"/>
        </w:rPr>
        <w:t xml:space="preserve"> року          </w:t>
      </w:r>
      <w:r w:rsidRPr="00F30F13">
        <w:rPr>
          <w:rFonts w:ascii="Times New Roman" w:hAnsi="Times New Roman"/>
          <w:color w:val="0000FF"/>
          <w:sz w:val="22"/>
          <w:szCs w:val="22"/>
          <w:lang w:val="uk-UA"/>
        </w:rPr>
        <w:t>_____________</w:t>
      </w:r>
      <w:r w:rsidRPr="00F30F13">
        <w:rPr>
          <w:rFonts w:ascii="Times New Roman" w:hAnsi="Times New Roman"/>
          <w:sz w:val="22"/>
          <w:szCs w:val="22"/>
          <w:lang w:val="uk-UA"/>
        </w:rPr>
        <w:t xml:space="preserve"> </w:t>
      </w:r>
      <w:r w:rsidRPr="00F30F13">
        <w:rPr>
          <w:rFonts w:ascii="Times New Roman" w:hAnsi="Times New Roman"/>
          <w:i/>
          <w:color w:val="0000FF"/>
          <w:sz w:val="22"/>
          <w:szCs w:val="22"/>
          <w:lang w:val="uk-UA"/>
        </w:rPr>
        <w:t>(ініціали та прізвище Позичальника - власноручний підпис та напис)”</w:t>
      </w:r>
    </w:p>
    <w:p w:rsidR="00192B0B" w:rsidRPr="006917F1" w:rsidRDefault="00192B0B" w:rsidP="00011A26">
      <w:pPr>
        <w:pStyle w:val="af2"/>
        <w:tabs>
          <w:tab w:val="left" w:pos="9356"/>
          <w:tab w:val="left" w:pos="9639"/>
        </w:tabs>
        <w:spacing w:after="0"/>
        <w:rPr>
          <w:rFonts w:ascii="Times New Roman" w:hAnsi="Times New Roman"/>
          <w:i/>
          <w:iCs/>
          <w:sz w:val="22"/>
          <w:szCs w:val="22"/>
          <w:lang w:val="uk-UA"/>
        </w:rPr>
      </w:pPr>
    </w:p>
    <w:sectPr w:rsidR="00192B0B" w:rsidRPr="006917F1" w:rsidSect="00B352D2">
      <w:headerReference w:type="even" r:id="rId21"/>
      <w:headerReference w:type="default" r:id="rId22"/>
      <w:footerReference w:type="even" r:id="rId23"/>
      <w:footerReference w:type="default" r:id="rId24"/>
      <w:headerReference w:type="first" r:id="rId25"/>
      <w:footerReference w:type="first" r:id="rId26"/>
      <w:pgSz w:w="11906" w:h="16838"/>
      <w:pgMar w:top="1134" w:right="746" w:bottom="426" w:left="1440" w:header="709" w:footer="44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0B27" w:rsidRDefault="00EB0B27">
      <w:r>
        <w:separator/>
      </w:r>
    </w:p>
  </w:endnote>
  <w:endnote w:type="continuationSeparator" w:id="0">
    <w:p w:rsidR="00EB0B27" w:rsidRDefault="00EB0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Baltica_Cyrillic">
    <w:altName w:val="Arial"/>
    <w:charset w:val="00"/>
    <w:family w:val="swiss"/>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MS Sans Serif">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TimesNewRomanPS-Bold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2BFD" w:rsidRDefault="004A2BFD" w:rsidP="00A863DB">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4A2BFD" w:rsidRDefault="004A2BFD" w:rsidP="00962B6D">
    <w:pPr>
      <w:pStyle w:val="aa"/>
      <w:ind w:right="360"/>
    </w:pPr>
  </w:p>
  <w:p w:rsidR="004A2BFD" w:rsidRDefault="004A2BFD"/>
  <w:p w:rsidR="004A2BFD" w:rsidRDefault="004A2BFD"/>
  <w:p w:rsidR="004A2BFD" w:rsidRDefault="004A2BFD"/>
  <w:p w:rsidR="004A2BFD" w:rsidRDefault="004A2BFD"/>
  <w:p w:rsidR="004A2BFD" w:rsidRDefault="004A2BFD"/>
  <w:p w:rsidR="004A2BFD" w:rsidRDefault="004A2BFD"/>
  <w:p w:rsidR="004A2BFD" w:rsidRDefault="004A2B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7629829"/>
      <w:docPartObj>
        <w:docPartGallery w:val="Page Numbers (Bottom of Page)"/>
        <w:docPartUnique/>
      </w:docPartObj>
    </w:sdtPr>
    <w:sdtEndPr/>
    <w:sdtContent>
      <w:p w:rsidR="004A2BFD" w:rsidRDefault="004A2BFD" w:rsidP="00EE3B3D">
        <w:pPr>
          <w:pStyle w:val="aa"/>
          <w:ind w:firstLine="426"/>
          <w:jc w:val="both"/>
        </w:pPr>
      </w:p>
      <w:p w:rsidR="004A2BFD" w:rsidRDefault="004A2BFD" w:rsidP="00EE3B3D">
        <w:pPr>
          <w:pStyle w:val="aa"/>
          <w:ind w:firstLine="426"/>
          <w:jc w:val="both"/>
        </w:pPr>
        <w:r>
          <w:t>Банк_______________                                                            Позичальник __________</w:t>
        </w:r>
      </w:p>
      <w:p w:rsidR="004A2BFD" w:rsidRPr="00B01FFD" w:rsidRDefault="004A2BFD" w:rsidP="00EE3B3D">
        <w:pPr>
          <w:pStyle w:val="aa"/>
          <w:jc w:val="both"/>
          <w:rPr>
            <w:i/>
            <w:sz w:val="12"/>
          </w:rPr>
        </w:pPr>
        <w:r>
          <w:rPr>
            <w:i/>
            <w:sz w:val="12"/>
          </w:rPr>
          <w:t xml:space="preserve">                                       </w:t>
        </w:r>
        <w:r w:rsidRPr="003247BF">
          <w:rPr>
            <w:i/>
            <w:sz w:val="12"/>
          </w:rPr>
          <w:t>(</w:t>
        </w:r>
        <w:proofErr w:type="gramStart"/>
        <w:r w:rsidRPr="003247BF">
          <w:rPr>
            <w:i/>
            <w:sz w:val="12"/>
          </w:rPr>
          <w:t>підпис)</w:t>
        </w:r>
        <w:r>
          <w:rPr>
            <w:i/>
            <w:sz w:val="12"/>
          </w:rPr>
          <w:t xml:space="preserve">   </w:t>
        </w:r>
        <w:proofErr w:type="gramEnd"/>
        <w:r>
          <w:rPr>
            <w:i/>
            <w:sz w:val="12"/>
          </w:rPr>
          <w:t xml:space="preserve">                                                                                                                                                                               </w:t>
        </w:r>
        <w:r w:rsidRPr="00B01FFD">
          <w:rPr>
            <w:i/>
            <w:sz w:val="12"/>
          </w:rPr>
          <w:t>(підпис)</w:t>
        </w:r>
      </w:p>
      <w:p w:rsidR="004A2BFD" w:rsidRPr="00B352D2" w:rsidRDefault="004A2BFD" w:rsidP="00B352D2">
        <w:pPr>
          <w:pStyle w:val="aa"/>
          <w:tabs>
            <w:tab w:val="left" w:pos="3705"/>
            <w:tab w:val="right" w:pos="9720"/>
          </w:tabs>
        </w:pPr>
        <w:r>
          <w:tab/>
        </w:r>
        <w:r>
          <w:rPr>
            <w:lang w:val="uk-UA"/>
          </w:rPr>
          <w:t xml:space="preserve">                                                                                                                 </w:t>
        </w:r>
        <w:r>
          <w:fldChar w:fldCharType="begin"/>
        </w:r>
        <w:r>
          <w:instrText>PAGE   \* MERGEFORMAT</w:instrText>
        </w:r>
        <w:r>
          <w:fldChar w:fldCharType="separate"/>
        </w:r>
        <w:r w:rsidR="00695D7D" w:rsidRPr="00695D7D">
          <w:rPr>
            <w:noProof/>
            <w:lang w:val="uk-UA"/>
          </w:rPr>
          <w:t>33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2BFD" w:rsidRPr="003244AF" w:rsidRDefault="004A2BFD" w:rsidP="00962B6D">
    <w:pPr>
      <w:pStyle w:val="aa"/>
      <w:pBdr>
        <w:top w:val="single" w:sz="4" w:space="1" w:color="auto"/>
      </w:pBdr>
      <w:ind w:right="360"/>
      <w:rPr>
        <w:rFonts w:ascii="Arial" w:hAnsi="Arial"/>
        <w:sz w:val="16"/>
        <w:lang w:val="uk-UA"/>
      </w:rPr>
    </w:pPr>
    <w:r>
      <w:rPr>
        <w:rFonts w:ascii="Arial" w:hAnsi="Arial"/>
        <w:sz w:val="16"/>
        <w:lang w:val="uk-UA"/>
      </w:rPr>
      <w:t>Додаток до протоколу засідання кредитного комітету з роздрібного бізнесу № 3 від 20.10.2011 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0B27" w:rsidRDefault="00EB0B27">
      <w:r>
        <w:separator/>
      </w:r>
    </w:p>
  </w:footnote>
  <w:footnote w:type="continuationSeparator" w:id="0">
    <w:p w:rsidR="00EB0B27" w:rsidRDefault="00EB0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2BFD" w:rsidRDefault="004A2BFD" w:rsidP="00CD7C8A">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4A2BFD" w:rsidRDefault="004A2BFD">
    <w:pPr>
      <w:pStyle w:val="a7"/>
    </w:pPr>
  </w:p>
  <w:p w:rsidR="004A2BFD" w:rsidRDefault="004A2BFD"/>
  <w:p w:rsidR="004A2BFD" w:rsidRDefault="004A2BFD"/>
  <w:p w:rsidR="004A2BFD" w:rsidRDefault="004A2BFD"/>
  <w:p w:rsidR="004A2BFD" w:rsidRDefault="004A2BFD"/>
  <w:p w:rsidR="004A2BFD" w:rsidRDefault="004A2BFD"/>
  <w:p w:rsidR="004A2BFD" w:rsidRDefault="004A2BFD"/>
  <w:p w:rsidR="004A2BFD" w:rsidRDefault="004A2B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2BFD" w:rsidRPr="00CD0531" w:rsidRDefault="004A2BFD">
    <w:pPr>
      <w:pStyle w:val="a7"/>
      <w:rPr>
        <w:sz w:val="4"/>
        <w:szCs w:val="4"/>
      </w:rPr>
    </w:pPr>
  </w:p>
  <w:p w:rsidR="004A2BFD" w:rsidRPr="00E11B64" w:rsidRDefault="004A2BFD">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2BFD" w:rsidRDefault="004A2BFD" w:rsidP="00962B6D">
    <w:pPr>
      <w:pStyle w:val="a7"/>
      <w:rPr>
        <w:sz w:val="19"/>
      </w:rPr>
    </w:pPr>
    <w:r>
      <w:rPr>
        <w:noProof/>
        <w:lang w:val="uk-UA" w:eastAsia="uk-UA"/>
      </w:rPr>
      <mc:AlternateContent>
        <mc:Choice Requires="wps">
          <w:drawing>
            <wp:anchor distT="0" distB="0" distL="114300" distR="114300" simplePos="0" relativeHeight="251656192" behindDoc="0" locked="0" layoutInCell="1" allowOverlap="1" wp14:anchorId="14734D2D" wp14:editId="26647ED5">
              <wp:simplePos x="0" y="0"/>
              <wp:positionH relativeFrom="column">
                <wp:posOffset>-114300</wp:posOffset>
              </wp:positionH>
              <wp:positionV relativeFrom="paragraph">
                <wp:posOffset>120650</wp:posOffset>
              </wp:positionV>
              <wp:extent cx="548640" cy="457200"/>
              <wp:effectExtent l="0" t="0" r="3810" b="0"/>
              <wp:wrapNone/>
              <wp:docPr id="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48640" cy="457200"/>
                      </a:xfrm>
                      <a:custGeom>
                        <a:avLst/>
                        <a:gdLst>
                          <a:gd name="T0" fmla="*/ 2891 w 3045"/>
                          <a:gd name="T1" fmla="*/ 1025 h 2842"/>
                          <a:gd name="T2" fmla="*/ 2988 w 3045"/>
                          <a:gd name="T3" fmla="*/ 783 h 2842"/>
                          <a:gd name="T4" fmla="*/ 2800 w 3045"/>
                          <a:gd name="T5" fmla="*/ 754 h 2842"/>
                          <a:gd name="T6" fmla="*/ 2617 w 3045"/>
                          <a:gd name="T7" fmla="*/ 726 h 2842"/>
                          <a:gd name="T8" fmla="*/ 2477 w 3045"/>
                          <a:gd name="T9" fmla="*/ 729 h 2842"/>
                          <a:gd name="T10" fmla="*/ 2119 w 3045"/>
                          <a:gd name="T11" fmla="*/ 864 h 2842"/>
                          <a:gd name="T12" fmla="*/ 2510 w 3045"/>
                          <a:gd name="T13" fmla="*/ 973 h 2842"/>
                          <a:gd name="T14" fmla="*/ 2825 w 3045"/>
                          <a:gd name="T15" fmla="*/ 861 h 2842"/>
                          <a:gd name="T16" fmla="*/ 2574 w 3045"/>
                          <a:gd name="T17" fmla="*/ 1018 h 2842"/>
                          <a:gd name="T18" fmla="*/ 1902 w 3045"/>
                          <a:gd name="T19" fmla="*/ 1038 h 2842"/>
                          <a:gd name="T20" fmla="*/ 2066 w 3045"/>
                          <a:gd name="T21" fmla="*/ 484 h 2842"/>
                          <a:gd name="T22" fmla="*/ 1480 w 3045"/>
                          <a:gd name="T23" fmla="*/ 696 h 2842"/>
                          <a:gd name="T24" fmla="*/ 1282 w 3045"/>
                          <a:gd name="T25" fmla="*/ 1217 h 2842"/>
                          <a:gd name="T26" fmla="*/ 904 w 3045"/>
                          <a:gd name="T27" fmla="*/ 1385 h 2842"/>
                          <a:gd name="T28" fmla="*/ 578 w 3045"/>
                          <a:gd name="T29" fmla="*/ 1208 h 2842"/>
                          <a:gd name="T30" fmla="*/ 584 w 3045"/>
                          <a:gd name="T31" fmla="*/ 744 h 2842"/>
                          <a:gd name="T32" fmla="*/ 919 w 3045"/>
                          <a:gd name="T33" fmla="*/ 349 h 2842"/>
                          <a:gd name="T34" fmla="*/ 580 w 3045"/>
                          <a:gd name="T35" fmla="*/ 567 h 2842"/>
                          <a:gd name="T36" fmla="*/ 320 w 3045"/>
                          <a:gd name="T37" fmla="*/ 1145 h 2842"/>
                          <a:gd name="T38" fmla="*/ 514 w 3045"/>
                          <a:gd name="T39" fmla="*/ 1592 h 2842"/>
                          <a:gd name="T40" fmla="*/ 1007 w 3045"/>
                          <a:gd name="T41" fmla="*/ 1577 h 2842"/>
                          <a:gd name="T42" fmla="*/ 1420 w 3045"/>
                          <a:gd name="T43" fmla="*/ 1163 h 2842"/>
                          <a:gd name="T44" fmla="*/ 1515 w 3045"/>
                          <a:gd name="T45" fmla="*/ 556 h 2842"/>
                          <a:gd name="T46" fmla="*/ 1659 w 3045"/>
                          <a:gd name="T47" fmla="*/ 774 h 2842"/>
                          <a:gd name="T48" fmla="*/ 1327 w 3045"/>
                          <a:gd name="T49" fmla="*/ 1444 h 2842"/>
                          <a:gd name="T50" fmla="*/ 726 w 3045"/>
                          <a:gd name="T51" fmla="*/ 2376 h 2842"/>
                          <a:gd name="T52" fmla="*/ 1313 w 3045"/>
                          <a:gd name="T53" fmla="*/ 2181 h 2842"/>
                          <a:gd name="T54" fmla="*/ 1510 w 3045"/>
                          <a:gd name="T55" fmla="*/ 1647 h 2842"/>
                          <a:gd name="T56" fmla="*/ 1889 w 3045"/>
                          <a:gd name="T57" fmla="*/ 1477 h 2842"/>
                          <a:gd name="T58" fmla="*/ 2215 w 3045"/>
                          <a:gd name="T59" fmla="*/ 1657 h 2842"/>
                          <a:gd name="T60" fmla="*/ 2209 w 3045"/>
                          <a:gd name="T61" fmla="*/ 2118 h 2842"/>
                          <a:gd name="T62" fmla="*/ 1823 w 3045"/>
                          <a:gd name="T63" fmla="*/ 2543 h 2842"/>
                          <a:gd name="T64" fmla="*/ 2304 w 3045"/>
                          <a:gd name="T65" fmla="*/ 2177 h 2842"/>
                          <a:gd name="T66" fmla="*/ 2469 w 3045"/>
                          <a:gd name="T67" fmla="*/ 1595 h 2842"/>
                          <a:gd name="T68" fmla="*/ 2182 w 3045"/>
                          <a:gd name="T69" fmla="*/ 1228 h 2842"/>
                          <a:gd name="T70" fmla="*/ 1668 w 3045"/>
                          <a:gd name="T71" fmla="*/ 1355 h 2842"/>
                          <a:gd name="T72" fmla="*/ 1295 w 3045"/>
                          <a:gd name="T73" fmla="*/ 1882 h 2842"/>
                          <a:gd name="T74" fmla="*/ 1375 w 3045"/>
                          <a:gd name="T75" fmla="*/ 2469 h 2842"/>
                          <a:gd name="T76" fmla="*/ 1169 w 3045"/>
                          <a:gd name="T77" fmla="*/ 1882 h 2842"/>
                          <a:gd name="T78" fmla="*/ 1552 w 3045"/>
                          <a:gd name="T79" fmla="*/ 1333 h 2842"/>
                          <a:gd name="T80" fmla="*/ 2127 w 3045"/>
                          <a:gd name="T81" fmla="*/ 1128 h 2842"/>
                          <a:gd name="T82" fmla="*/ 2469 w 3045"/>
                          <a:gd name="T83" fmla="*/ 1265 h 2842"/>
                          <a:gd name="T84" fmla="*/ 2622 w 3045"/>
                          <a:gd name="T85" fmla="*/ 1123 h 2842"/>
                          <a:gd name="T86" fmla="*/ 2714 w 3045"/>
                          <a:gd name="T87" fmla="*/ 85 h 2842"/>
                          <a:gd name="T88" fmla="*/ 2850 w 3045"/>
                          <a:gd name="T89" fmla="*/ 371 h 2842"/>
                          <a:gd name="T90" fmla="*/ 3040 w 3045"/>
                          <a:gd name="T91" fmla="*/ 722 h 2842"/>
                          <a:gd name="T92" fmla="*/ 2953 w 3045"/>
                          <a:gd name="T93" fmla="*/ 1025 h 2842"/>
                          <a:gd name="T94" fmla="*/ 2843 w 3045"/>
                          <a:gd name="T95" fmla="*/ 2546 h 2842"/>
                          <a:gd name="T96" fmla="*/ 2655 w 3045"/>
                          <a:gd name="T97" fmla="*/ 2798 h 2842"/>
                          <a:gd name="T98" fmla="*/ 260 w 3045"/>
                          <a:gd name="T99" fmla="*/ 2825 h 2842"/>
                          <a:gd name="T100" fmla="*/ 28 w 3045"/>
                          <a:gd name="T101" fmla="*/ 2615 h 2842"/>
                          <a:gd name="T102" fmla="*/ 28 w 3045"/>
                          <a:gd name="T103" fmla="*/ 227 h 2842"/>
                          <a:gd name="T104" fmla="*/ 260 w 3045"/>
                          <a:gd name="T105" fmla="*/ 17 h 2842"/>
                          <a:gd name="T106" fmla="*/ 148 w 3045"/>
                          <a:gd name="T107" fmla="*/ 227 h 2842"/>
                          <a:gd name="T108" fmla="*/ 186 w 3045"/>
                          <a:gd name="T109" fmla="*/ 2658 h 2842"/>
                          <a:gd name="T110" fmla="*/ 2622 w 3045"/>
                          <a:gd name="T111" fmla="*/ 2693 h 2842"/>
                          <a:gd name="T112" fmla="*/ 2692 w 3045"/>
                          <a:gd name="T113" fmla="*/ 2445 h 2842"/>
                          <a:gd name="T114" fmla="*/ 396 w 3045"/>
                          <a:gd name="T115" fmla="*/ 2685 h 2842"/>
                          <a:gd name="T116" fmla="*/ 158 w 3045"/>
                          <a:gd name="T117" fmla="*/ 395 h 2842"/>
                          <a:gd name="T118" fmla="*/ 2454 w 3045"/>
                          <a:gd name="T119" fmla="*/ 157 h 2842"/>
                          <a:gd name="T120" fmla="*/ 2692 w 3045"/>
                          <a:gd name="T121" fmla="*/ 648 h 2842"/>
                          <a:gd name="T122" fmla="*/ 2665 w 3045"/>
                          <a:gd name="T123" fmla="*/ 185 h 28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045" h="2842">
                            <a:moveTo>
                              <a:pt x="2622" y="1123"/>
                            </a:moveTo>
                            <a:lnTo>
                              <a:pt x="2703" y="1121"/>
                            </a:lnTo>
                            <a:lnTo>
                              <a:pt x="2785" y="1110"/>
                            </a:lnTo>
                            <a:lnTo>
                              <a:pt x="2820" y="1103"/>
                            </a:lnTo>
                            <a:lnTo>
                              <a:pt x="2850" y="1088"/>
                            </a:lnTo>
                            <a:lnTo>
                              <a:pt x="2873" y="1069"/>
                            </a:lnTo>
                            <a:lnTo>
                              <a:pt x="2883" y="1056"/>
                            </a:lnTo>
                            <a:lnTo>
                              <a:pt x="2887" y="1041"/>
                            </a:lnTo>
                            <a:lnTo>
                              <a:pt x="2891" y="1025"/>
                            </a:lnTo>
                            <a:lnTo>
                              <a:pt x="2891" y="1010"/>
                            </a:lnTo>
                            <a:lnTo>
                              <a:pt x="2880" y="984"/>
                            </a:lnTo>
                            <a:lnTo>
                              <a:pt x="2865" y="958"/>
                            </a:lnTo>
                            <a:lnTo>
                              <a:pt x="2887" y="940"/>
                            </a:lnTo>
                            <a:lnTo>
                              <a:pt x="2913" y="916"/>
                            </a:lnTo>
                            <a:lnTo>
                              <a:pt x="2938" y="888"/>
                            </a:lnTo>
                            <a:lnTo>
                              <a:pt x="2961" y="856"/>
                            </a:lnTo>
                            <a:lnTo>
                              <a:pt x="2975" y="818"/>
                            </a:lnTo>
                            <a:lnTo>
                              <a:pt x="2988" y="783"/>
                            </a:lnTo>
                            <a:lnTo>
                              <a:pt x="2988" y="748"/>
                            </a:lnTo>
                            <a:lnTo>
                              <a:pt x="2983" y="731"/>
                            </a:lnTo>
                            <a:lnTo>
                              <a:pt x="2975" y="714"/>
                            </a:lnTo>
                            <a:lnTo>
                              <a:pt x="2968" y="704"/>
                            </a:lnTo>
                            <a:lnTo>
                              <a:pt x="2957" y="698"/>
                            </a:lnTo>
                            <a:lnTo>
                              <a:pt x="2933" y="698"/>
                            </a:lnTo>
                            <a:lnTo>
                              <a:pt x="2900" y="707"/>
                            </a:lnTo>
                            <a:lnTo>
                              <a:pt x="2865" y="719"/>
                            </a:lnTo>
                            <a:lnTo>
                              <a:pt x="2800" y="754"/>
                            </a:lnTo>
                            <a:lnTo>
                              <a:pt x="2775" y="764"/>
                            </a:lnTo>
                            <a:lnTo>
                              <a:pt x="2760" y="768"/>
                            </a:lnTo>
                            <a:lnTo>
                              <a:pt x="2745" y="744"/>
                            </a:lnTo>
                            <a:lnTo>
                              <a:pt x="2730" y="726"/>
                            </a:lnTo>
                            <a:lnTo>
                              <a:pt x="2710" y="711"/>
                            </a:lnTo>
                            <a:lnTo>
                              <a:pt x="2697" y="709"/>
                            </a:lnTo>
                            <a:lnTo>
                              <a:pt x="2683" y="707"/>
                            </a:lnTo>
                            <a:lnTo>
                              <a:pt x="2650" y="714"/>
                            </a:lnTo>
                            <a:lnTo>
                              <a:pt x="2617" y="726"/>
                            </a:lnTo>
                            <a:lnTo>
                              <a:pt x="2582" y="744"/>
                            </a:lnTo>
                            <a:lnTo>
                              <a:pt x="2517" y="779"/>
                            </a:lnTo>
                            <a:lnTo>
                              <a:pt x="2495" y="791"/>
                            </a:lnTo>
                            <a:lnTo>
                              <a:pt x="2480" y="796"/>
                            </a:lnTo>
                            <a:lnTo>
                              <a:pt x="2484" y="789"/>
                            </a:lnTo>
                            <a:lnTo>
                              <a:pt x="2487" y="768"/>
                            </a:lnTo>
                            <a:lnTo>
                              <a:pt x="2487" y="757"/>
                            </a:lnTo>
                            <a:lnTo>
                              <a:pt x="2484" y="744"/>
                            </a:lnTo>
                            <a:lnTo>
                              <a:pt x="2477" y="729"/>
                            </a:lnTo>
                            <a:lnTo>
                              <a:pt x="2462" y="716"/>
                            </a:lnTo>
                            <a:lnTo>
                              <a:pt x="2447" y="711"/>
                            </a:lnTo>
                            <a:lnTo>
                              <a:pt x="2429" y="707"/>
                            </a:lnTo>
                            <a:lnTo>
                              <a:pt x="2382" y="709"/>
                            </a:lnTo>
                            <a:lnTo>
                              <a:pt x="2327" y="724"/>
                            </a:lnTo>
                            <a:lnTo>
                              <a:pt x="2264" y="751"/>
                            </a:lnTo>
                            <a:lnTo>
                              <a:pt x="2204" y="789"/>
                            </a:lnTo>
                            <a:lnTo>
                              <a:pt x="2147" y="836"/>
                            </a:lnTo>
                            <a:lnTo>
                              <a:pt x="2119" y="864"/>
                            </a:lnTo>
                            <a:lnTo>
                              <a:pt x="2097" y="894"/>
                            </a:lnTo>
                            <a:lnTo>
                              <a:pt x="2073" y="923"/>
                            </a:lnTo>
                            <a:lnTo>
                              <a:pt x="2056" y="958"/>
                            </a:lnTo>
                            <a:lnTo>
                              <a:pt x="2136" y="958"/>
                            </a:lnTo>
                            <a:lnTo>
                              <a:pt x="2211" y="961"/>
                            </a:lnTo>
                            <a:lnTo>
                              <a:pt x="2324" y="975"/>
                            </a:lnTo>
                            <a:lnTo>
                              <a:pt x="2392" y="981"/>
                            </a:lnTo>
                            <a:lnTo>
                              <a:pt x="2447" y="981"/>
                            </a:lnTo>
                            <a:lnTo>
                              <a:pt x="2510" y="973"/>
                            </a:lnTo>
                            <a:lnTo>
                              <a:pt x="2577" y="964"/>
                            </a:lnTo>
                            <a:lnTo>
                              <a:pt x="2650" y="944"/>
                            </a:lnTo>
                            <a:lnTo>
                              <a:pt x="2720" y="914"/>
                            </a:lnTo>
                            <a:lnTo>
                              <a:pt x="2753" y="896"/>
                            </a:lnTo>
                            <a:lnTo>
                              <a:pt x="2782" y="873"/>
                            </a:lnTo>
                            <a:lnTo>
                              <a:pt x="2797" y="864"/>
                            </a:lnTo>
                            <a:lnTo>
                              <a:pt x="2810" y="859"/>
                            </a:lnTo>
                            <a:lnTo>
                              <a:pt x="2820" y="859"/>
                            </a:lnTo>
                            <a:lnTo>
                              <a:pt x="2825" y="861"/>
                            </a:lnTo>
                            <a:lnTo>
                              <a:pt x="2828" y="868"/>
                            </a:lnTo>
                            <a:lnTo>
                              <a:pt x="2828" y="876"/>
                            </a:lnTo>
                            <a:lnTo>
                              <a:pt x="2823" y="888"/>
                            </a:lnTo>
                            <a:lnTo>
                              <a:pt x="2813" y="901"/>
                            </a:lnTo>
                            <a:lnTo>
                              <a:pt x="2785" y="923"/>
                            </a:lnTo>
                            <a:lnTo>
                              <a:pt x="2735" y="953"/>
                            </a:lnTo>
                            <a:lnTo>
                              <a:pt x="2665" y="988"/>
                            </a:lnTo>
                            <a:lnTo>
                              <a:pt x="2622" y="1006"/>
                            </a:lnTo>
                            <a:lnTo>
                              <a:pt x="2574" y="1018"/>
                            </a:lnTo>
                            <a:lnTo>
                              <a:pt x="2517" y="1025"/>
                            </a:lnTo>
                            <a:lnTo>
                              <a:pt x="2457" y="1031"/>
                            </a:lnTo>
                            <a:lnTo>
                              <a:pt x="2390" y="1031"/>
                            </a:lnTo>
                            <a:lnTo>
                              <a:pt x="2320" y="1025"/>
                            </a:lnTo>
                            <a:lnTo>
                              <a:pt x="2215" y="1018"/>
                            </a:lnTo>
                            <a:lnTo>
                              <a:pt x="2121" y="1016"/>
                            </a:lnTo>
                            <a:lnTo>
                              <a:pt x="2038" y="1018"/>
                            </a:lnTo>
                            <a:lnTo>
                              <a:pt x="1966" y="1025"/>
                            </a:lnTo>
                            <a:lnTo>
                              <a:pt x="1902" y="1038"/>
                            </a:lnTo>
                            <a:lnTo>
                              <a:pt x="1841" y="1056"/>
                            </a:lnTo>
                            <a:lnTo>
                              <a:pt x="1791" y="1073"/>
                            </a:lnTo>
                            <a:lnTo>
                              <a:pt x="1743" y="1093"/>
                            </a:lnTo>
                            <a:lnTo>
                              <a:pt x="1806" y="1008"/>
                            </a:lnTo>
                            <a:lnTo>
                              <a:pt x="1866" y="908"/>
                            </a:lnTo>
                            <a:lnTo>
                              <a:pt x="1924" y="801"/>
                            </a:lnTo>
                            <a:lnTo>
                              <a:pt x="1979" y="691"/>
                            </a:lnTo>
                            <a:lnTo>
                              <a:pt x="2026" y="584"/>
                            </a:lnTo>
                            <a:lnTo>
                              <a:pt x="2066" y="484"/>
                            </a:lnTo>
                            <a:lnTo>
                              <a:pt x="2097" y="395"/>
                            </a:lnTo>
                            <a:lnTo>
                              <a:pt x="2116" y="322"/>
                            </a:lnTo>
                            <a:lnTo>
                              <a:pt x="1278" y="322"/>
                            </a:lnTo>
                            <a:lnTo>
                              <a:pt x="1340" y="379"/>
                            </a:lnTo>
                            <a:lnTo>
                              <a:pt x="1390" y="442"/>
                            </a:lnTo>
                            <a:lnTo>
                              <a:pt x="1427" y="504"/>
                            </a:lnTo>
                            <a:lnTo>
                              <a:pt x="1455" y="567"/>
                            </a:lnTo>
                            <a:lnTo>
                              <a:pt x="1471" y="631"/>
                            </a:lnTo>
                            <a:lnTo>
                              <a:pt x="1480" y="696"/>
                            </a:lnTo>
                            <a:lnTo>
                              <a:pt x="1480" y="759"/>
                            </a:lnTo>
                            <a:lnTo>
                              <a:pt x="1473" y="821"/>
                            </a:lnTo>
                            <a:lnTo>
                              <a:pt x="1462" y="879"/>
                            </a:lnTo>
                            <a:lnTo>
                              <a:pt x="1445" y="936"/>
                            </a:lnTo>
                            <a:lnTo>
                              <a:pt x="1425" y="988"/>
                            </a:lnTo>
                            <a:lnTo>
                              <a:pt x="1403" y="1038"/>
                            </a:lnTo>
                            <a:lnTo>
                              <a:pt x="1357" y="1123"/>
                            </a:lnTo>
                            <a:lnTo>
                              <a:pt x="1313" y="1183"/>
                            </a:lnTo>
                            <a:lnTo>
                              <a:pt x="1282" y="1217"/>
                            </a:lnTo>
                            <a:lnTo>
                              <a:pt x="1250" y="1248"/>
                            </a:lnTo>
                            <a:lnTo>
                              <a:pt x="1212" y="1276"/>
                            </a:lnTo>
                            <a:lnTo>
                              <a:pt x="1175" y="1302"/>
                            </a:lnTo>
                            <a:lnTo>
                              <a:pt x="1132" y="1326"/>
                            </a:lnTo>
                            <a:lnTo>
                              <a:pt x="1090" y="1346"/>
                            </a:lnTo>
                            <a:lnTo>
                              <a:pt x="1044" y="1361"/>
                            </a:lnTo>
                            <a:lnTo>
                              <a:pt x="996" y="1372"/>
                            </a:lnTo>
                            <a:lnTo>
                              <a:pt x="952" y="1380"/>
                            </a:lnTo>
                            <a:lnTo>
                              <a:pt x="904" y="1385"/>
                            </a:lnTo>
                            <a:lnTo>
                              <a:pt x="860" y="1385"/>
                            </a:lnTo>
                            <a:lnTo>
                              <a:pt x="814" y="1378"/>
                            </a:lnTo>
                            <a:lnTo>
                              <a:pt x="769" y="1368"/>
                            </a:lnTo>
                            <a:lnTo>
                              <a:pt x="726" y="1353"/>
                            </a:lnTo>
                            <a:lnTo>
                              <a:pt x="687" y="1330"/>
                            </a:lnTo>
                            <a:lnTo>
                              <a:pt x="648" y="1300"/>
                            </a:lnTo>
                            <a:lnTo>
                              <a:pt x="621" y="1276"/>
                            </a:lnTo>
                            <a:lnTo>
                              <a:pt x="598" y="1243"/>
                            </a:lnTo>
                            <a:lnTo>
                              <a:pt x="578" y="1208"/>
                            </a:lnTo>
                            <a:lnTo>
                              <a:pt x="563" y="1167"/>
                            </a:lnTo>
                            <a:lnTo>
                              <a:pt x="551" y="1123"/>
                            </a:lnTo>
                            <a:lnTo>
                              <a:pt x="541" y="1075"/>
                            </a:lnTo>
                            <a:lnTo>
                              <a:pt x="536" y="1025"/>
                            </a:lnTo>
                            <a:lnTo>
                              <a:pt x="536" y="973"/>
                            </a:lnTo>
                            <a:lnTo>
                              <a:pt x="541" y="918"/>
                            </a:lnTo>
                            <a:lnTo>
                              <a:pt x="551" y="861"/>
                            </a:lnTo>
                            <a:lnTo>
                              <a:pt x="563" y="803"/>
                            </a:lnTo>
                            <a:lnTo>
                              <a:pt x="584" y="744"/>
                            </a:lnTo>
                            <a:lnTo>
                              <a:pt x="609" y="684"/>
                            </a:lnTo>
                            <a:lnTo>
                              <a:pt x="639" y="624"/>
                            </a:lnTo>
                            <a:lnTo>
                              <a:pt x="674" y="565"/>
                            </a:lnTo>
                            <a:lnTo>
                              <a:pt x="714" y="506"/>
                            </a:lnTo>
                            <a:lnTo>
                              <a:pt x="744" y="471"/>
                            </a:lnTo>
                            <a:lnTo>
                              <a:pt x="777" y="442"/>
                            </a:lnTo>
                            <a:lnTo>
                              <a:pt x="814" y="414"/>
                            </a:lnTo>
                            <a:lnTo>
                              <a:pt x="849" y="389"/>
                            </a:lnTo>
                            <a:lnTo>
                              <a:pt x="919" y="349"/>
                            </a:lnTo>
                            <a:lnTo>
                              <a:pt x="974" y="322"/>
                            </a:lnTo>
                            <a:lnTo>
                              <a:pt x="919" y="322"/>
                            </a:lnTo>
                            <a:lnTo>
                              <a:pt x="871" y="340"/>
                            </a:lnTo>
                            <a:lnTo>
                              <a:pt x="827" y="362"/>
                            </a:lnTo>
                            <a:lnTo>
                              <a:pt x="784" y="389"/>
                            </a:lnTo>
                            <a:lnTo>
                              <a:pt x="742" y="417"/>
                            </a:lnTo>
                            <a:lnTo>
                              <a:pt x="701" y="449"/>
                            </a:lnTo>
                            <a:lnTo>
                              <a:pt x="661" y="484"/>
                            </a:lnTo>
                            <a:lnTo>
                              <a:pt x="580" y="567"/>
                            </a:lnTo>
                            <a:lnTo>
                              <a:pt x="531" y="626"/>
                            </a:lnTo>
                            <a:lnTo>
                              <a:pt x="486" y="689"/>
                            </a:lnTo>
                            <a:lnTo>
                              <a:pt x="449" y="751"/>
                            </a:lnTo>
                            <a:lnTo>
                              <a:pt x="413" y="816"/>
                            </a:lnTo>
                            <a:lnTo>
                              <a:pt x="383" y="883"/>
                            </a:lnTo>
                            <a:lnTo>
                              <a:pt x="361" y="949"/>
                            </a:lnTo>
                            <a:lnTo>
                              <a:pt x="341" y="1016"/>
                            </a:lnTo>
                            <a:lnTo>
                              <a:pt x="328" y="1080"/>
                            </a:lnTo>
                            <a:lnTo>
                              <a:pt x="320" y="1145"/>
                            </a:lnTo>
                            <a:lnTo>
                              <a:pt x="320" y="1208"/>
                            </a:lnTo>
                            <a:lnTo>
                              <a:pt x="324" y="1268"/>
                            </a:lnTo>
                            <a:lnTo>
                              <a:pt x="333" y="1326"/>
                            </a:lnTo>
                            <a:lnTo>
                              <a:pt x="348" y="1380"/>
                            </a:lnTo>
                            <a:lnTo>
                              <a:pt x="370" y="1433"/>
                            </a:lnTo>
                            <a:lnTo>
                              <a:pt x="398" y="1481"/>
                            </a:lnTo>
                            <a:lnTo>
                              <a:pt x="431" y="1525"/>
                            </a:lnTo>
                            <a:lnTo>
                              <a:pt x="471" y="1562"/>
                            </a:lnTo>
                            <a:lnTo>
                              <a:pt x="514" y="1592"/>
                            </a:lnTo>
                            <a:lnTo>
                              <a:pt x="558" y="1617"/>
                            </a:lnTo>
                            <a:lnTo>
                              <a:pt x="609" y="1634"/>
                            </a:lnTo>
                            <a:lnTo>
                              <a:pt x="661" y="1645"/>
                            </a:lnTo>
                            <a:lnTo>
                              <a:pt x="716" y="1649"/>
                            </a:lnTo>
                            <a:lnTo>
                              <a:pt x="771" y="1647"/>
                            </a:lnTo>
                            <a:lnTo>
                              <a:pt x="829" y="1640"/>
                            </a:lnTo>
                            <a:lnTo>
                              <a:pt x="887" y="1625"/>
                            </a:lnTo>
                            <a:lnTo>
                              <a:pt x="947" y="1605"/>
                            </a:lnTo>
                            <a:lnTo>
                              <a:pt x="1007" y="1577"/>
                            </a:lnTo>
                            <a:lnTo>
                              <a:pt x="1064" y="1545"/>
                            </a:lnTo>
                            <a:lnTo>
                              <a:pt x="1122" y="1505"/>
                            </a:lnTo>
                            <a:lnTo>
                              <a:pt x="1180" y="1462"/>
                            </a:lnTo>
                            <a:lnTo>
                              <a:pt x="1235" y="1413"/>
                            </a:lnTo>
                            <a:lnTo>
                              <a:pt x="1289" y="1357"/>
                            </a:lnTo>
                            <a:lnTo>
                              <a:pt x="1322" y="1318"/>
                            </a:lnTo>
                            <a:lnTo>
                              <a:pt x="1355" y="1273"/>
                            </a:lnTo>
                            <a:lnTo>
                              <a:pt x="1388" y="1221"/>
                            </a:lnTo>
                            <a:lnTo>
                              <a:pt x="1420" y="1163"/>
                            </a:lnTo>
                            <a:lnTo>
                              <a:pt x="1447" y="1103"/>
                            </a:lnTo>
                            <a:lnTo>
                              <a:pt x="1475" y="1038"/>
                            </a:lnTo>
                            <a:lnTo>
                              <a:pt x="1500" y="971"/>
                            </a:lnTo>
                            <a:lnTo>
                              <a:pt x="1517" y="901"/>
                            </a:lnTo>
                            <a:lnTo>
                              <a:pt x="1532" y="831"/>
                            </a:lnTo>
                            <a:lnTo>
                              <a:pt x="1541" y="761"/>
                            </a:lnTo>
                            <a:lnTo>
                              <a:pt x="1541" y="691"/>
                            </a:lnTo>
                            <a:lnTo>
                              <a:pt x="1532" y="622"/>
                            </a:lnTo>
                            <a:lnTo>
                              <a:pt x="1515" y="556"/>
                            </a:lnTo>
                            <a:lnTo>
                              <a:pt x="1490" y="491"/>
                            </a:lnTo>
                            <a:lnTo>
                              <a:pt x="1453" y="432"/>
                            </a:lnTo>
                            <a:lnTo>
                              <a:pt x="1405" y="377"/>
                            </a:lnTo>
                            <a:lnTo>
                              <a:pt x="1560" y="377"/>
                            </a:lnTo>
                            <a:lnTo>
                              <a:pt x="1602" y="460"/>
                            </a:lnTo>
                            <a:lnTo>
                              <a:pt x="1631" y="539"/>
                            </a:lnTo>
                            <a:lnTo>
                              <a:pt x="1650" y="619"/>
                            </a:lnTo>
                            <a:lnTo>
                              <a:pt x="1659" y="696"/>
                            </a:lnTo>
                            <a:lnTo>
                              <a:pt x="1659" y="774"/>
                            </a:lnTo>
                            <a:lnTo>
                              <a:pt x="1648" y="851"/>
                            </a:lnTo>
                            <a:lnTo>
                              <a:pt x="1631" y="923"/>
                            </a:lnTo>
                            <a:lnTo>
                              <a:pt x="1611" y="996"/>
                            </a:lnTo>
                            <a:lnTo>
                              <a:pt x="1583" y="1066"/>
                            </a:lnTo>
                            <a:lnTo>
                              <a:pt x="1550" y="1130"/>
                            </a:lnTo>
                            <a:lnTo>
                              <a:pt x="1515" y="1193"/>
                            </a:lnTo>
                            <a:lnTo>
                              <a:pt x="1478" y="1252"/>
                            </a:lnTo>
                            <a:lnTo>
                              <a:pt x="1403" y="1357"/>
                            </a:lnTo>
                            <a:lnTo>
                              <a:pt x="1327" y="1444"/>
                            </a:lnTo>
                            <a:lnTo>
                              <a:pt x="1250" y="1527"/>
                            </a:lnTo>
                            <a:lnTo>
                              <a:pt x="1175" y="1612"/>
                            </a:lnTo>
                            <a:lnTo>
                              <a:pt x="1099" y="1708"/>
                            </a:lnTo>
                            <a:lnTo>
                              <a:pt x="1020" y="1817"/>
                            </a:lnTo>
                            <a:lnTo>
                              <a:pt x="939" y="1939"/>
                            </a:lnTo>
                            <a:lnTo>
                              <a:pt x="864" y="2072"/>
                            </a:lnTo>
                            <a:lnTo>
                              <a:pt x="792" y="2218"/>
                            </a:lnTo>
                            <a:lnTo>
                              <a:pt x="759" y="2296"/>
                            </a:lnTo>
                            <a:lnTo>
                              <a:pt x="726" y="2376"/>
                            </a:lnTo>
                            <a:lnTo>
                              <a:pt x="696" y="2458"/>
                            </a:lnTo>
                            <a:lnTo>
                              <a:pt x="672" y="2543"/>
                            </a:lnTo>
                            <a:lnTo>
                              <a:pt x="1500" y="2543"/>
                            </a:lnTo>
                            <a:lnTo>
                              <a:pt x="1442" y="2489"/>
                            </a:lnTo>
                            <a:lnTo>
                              <a:pt x="1395" y="2430"/>
                            </a:lnTo>
                            <a:lnTo>
                              <a:pt x="1360" y="2371"/>
                            </a:lnTo>
                            <a:lnTo>
                              <a:pt x="1335" y="2308"/>
                            </a:lnTo>
                            <a:lnTo>
                              <a:pt x="1318" y="2246"/>
                            </a:lnTo>
                            <a:lnTo>
                              <a:pt x="1313" y="2181"/>
                            </a:lnTo>
                            <a:lnTo>
                              <a:pt x="1313" y="2116"/>
                            </a:lnTo>
                            <a:lnTo>
                              <a:pt x="1320" y="2054"/>
                            </a:lnTo>
                            <a:lnTo>
                              <a:pt x="1330" y="1994"/>
                            </a:lnTo>
                            <a:lnTo>
                              <a:pt x="1348" y="1934"/>
                            </a:lnTo>
                            <a:lnTo>
                              <a:pt x="1368" y="1880"/>
                            </a:lnTo>
                            <a:lnTo>
                              <a:pt x="1390" y="1830"/>
                            </a:lnTo>
                            <a:lnTo>
                              <a:pt x="1435" y="1742"/>
                            </a:lnTo>
                            <a:lnTo>
                              <a:pt x="1480" y="1680"/>
                            </a:lnTo>
                            <a:lnTo>
                              <a:pt x="1510" y="1647"/>
                            </a:lnTo>
                            <a:lnTo>
                              <a:pt x="1543" y="1614"/>
                            </a:lnTo>
                            <a:lnTo>
                              <a:pt x="1580" y="1588"/>
                            </a:lnTo>
                            <a:lnTo>
                              <a:pt x="1618" y="1562"/>
                            </a:lnTo>
                            <a:lnTo>
                              <a:pt x="1661" y="1538"/>
                            </a:lnTo>
                            <a:lnTo>
                              <a:pt x="1703" y="1520"/>
                            </a:lnTo>
                            <a:lnTo>
                              <a:pt x="1748" y="1503"/>
                            </a:lnTo>
                            <a:lnTo>
                              <a:pt x="1795" y="1490"/>
                            </a:lnTo>
                            <a:lnTo>
                              <a:pt x="1841" y="1483"/>
                            </a:lnTo>
                            <a:lnTo>
                              <a:pt x="1889" y="1477"/>
                            </a:lnTo>
                            <a:lnTo>
                              <a:pt x="1933" y="1481"/>
                            </a:lnTo>
                            <a:lnTo>
                              <a:pt x="1979" y="1485"/>
                            </a:lnTo>
                            <a:lnTo>
                              <a:pt x="2024" y="1495"/>
                            </a:lnTo>
                            <a:lnTo>
                              <a:pt x="2066" y="1512"/>
                            </a:lnTo>
                            <a:lnTo>
                              <a:pt x="2106" y="1535"/>
                            </a:lnTo>
                            <a:lnTo>
                              <a:pt x="2144" y="1562"/>
                            </a:lnTo>
                            <a:lnTo>
                              <a:pt x="2171" y="1588"/>
                            </a:lnTo>
                            <a:lnTo>
                              <a:pt x="2194" y="1620"/>
                            </a:lnTo>
                            <a:lnTo>
                              <a:pt x="2215" y="1657"/>
                            </a:lnTo>
                            <a:lnTo>
                              <a:pt x="2229" y="1697"/>
                            </a:lnTo>
                            <a:lnTo>
                              <a:pt x="2241" y="1739"/>
                            </a:lnTo>
                            <a:lnTo>
                              <a:pt x="2252" y="1787"/>
                            </a:lnTo>
                            <a:lnTo>
                              <a:pt x="2257" y="1837"/>
                            </a:lnTo>
                            <a:lnTo>
                              <a:pt x="2257" y="1889"/>
                            </a:lnTo>
                            <a:lnTo>
                              <a:pt x="2252" y="1944"/>
                            </a:lnTo>
                            <a:lnTo>
                              <a:pt x="2241" y="2002"/>
                            </a:lnTo>
                            <a:lnTo>
                              <a:pt x="2229" y="2059"/>
                            </a:lnTo>
                            <a:lnTo>
                              <a:pt x="2209" y="2118"/>
                            </a:lnTo>
                            <a:lnTo>
                              <a:pt x="2184" y="2179"/>
                            </a:lnTo>
                            <a:lnTo>
                              <a:pt x="2154" y="2238"/>
                            </a:lnTo>
                            <a:lnTo>
                              <a:pt x="2119" y="2299"/>
                            </a:lnTo>
                            <a:lnTo>
                              <a:pt x="2077" y="2356"/>
                            </a:lnTo>
                            <a:lnTo>
                              <a:pt x="2051" y="2386"/>
                            </a:lnTo>
                            <a:lnTo>
                              <a:pt x="2024" y="2413"/>
                            </a:lnTo>
                            <a:lnTo>
                              <a:pt x="1956" y="2465"/>
                            </a:lnTo>
                            <a:lnTo>
                              <a:pt x="1889" y="2508"/>
                            </a:lnTo>
                            <a:lnTo>
                              <a:pt x="1823" y="2543"/>
                            </a:lnTo>
                            <a:lnTo>
                              <a:pt x="1889" y="2543"/>
                            </a:lnTo>
                            <a:lnTo>
                              <a:pt x="1933" y="2523"/>
                            </a:lnTo>
                            <a:lnTo>
                              <a:pt x="1976" y="2500"/>
                            </a:lnTo>
                            <a:lnTo>
                              <a:pt x="2016" y="2476"/>
                            </a:lnTo>
                            <a:lnTo>
                              <a:pt x="2056" y="2445"/>
                            </a:lnTo>
                            <a:lnTo>
                              <a:pt x="2134" y="2378"/>
                            </a:lnTo>
                            <a:lnTo>
                              <a:pt x="2211" y="2296"/>
                            </a:lnTo>
                            <a:lnTo>
                              <a:pt x="2261" y="2236"/>
                            </a:lnTo>
                            <a:lnTo>
                              <a:pt x="2304" y="2177"/>
                            </a:lnTo>
                            <a:lnTo>
                              <a:pt x="2344" y="2111"/>
                            </a:lnTo>
                            <a:lnTo>
                              <a:pt x="2379" y="2046"/>
                            </a:lnTo>
                            <a:lnTo>
                              <a:pt x="2410" y="1981"/>
                            </a:lnTo>
                            <a:lnTo>
                              <a:pt x="2432" y="1915"/>
                            </a:lnTo>
                            <a:lnTo>
                              <a:pt x="2449" y="1850"/>
                            </a:lnTo>
                            <a:lnTo>
                              <a:pt x="2464" y="1784"/>
                            </a:lnTo>
                            <a:lnTo>
                              <a:pt x="2471" y="1719"/>
                            </a:lnTo>
                            <a:lnTo>
                              <a:pt x="2471" y="1657"/>
                            </a:lnTo>
                            <a:lnTo>
                              <a:pt x="2469" y="1595"/>
                            </a:lnTo>
                            <a:lnTo>
                              <a:pt x="2460" y="1538"/>
                            </a:lnTo>
                            <a:lnTo>
                              <a:pt x="2445" y="1483"/>
                            </a:lnTo>
                            <a:lnTo>
                              <a:pt x="2422" y="1430"/>
                            </a:lnTo>
                            <a:lnTo>
                              <a:pt x="2394" y="1383"/>
                            </a:lnTo>
                            <a:lnTo>
                              <a:pt x="2362" y="1340"/>
                            </a:lnTo>
                            <a:lnTo>
                              <a:pt x="2322" y="1302"/>
                            </a:lnTo>
                            <a:lnTo>
                              <a:pt x="2279" y="1270"/>
                            </a:lnTo>
                            <a:lnTo>
                              <a:pt x="2232" y="1248"/>
                            </a:lnTo>
                            <a:lnTo>
                              <a:pt x="2182" y="1228"/>
                            </a:lnTo>
                            <a:lnTo>
                              <a:pt x="2132" y="1217"/>
                            </a:lnTo>
                            <a:lnTo>
                              <a:pt x="2077" y="1213"/>
                            </a:lnTo>
                            <a:lnTo>
                              <a:pt x="2018" y="1215"/>
                            </a:lnTo>
                            <a:lnTo>
                              <a:pt x="1961" y="1223"/>
                            </a:lnTo>
                            <a:lnTo>
                              <a:pt x="1902" y="1238"/>
                            </a:lnTo>
                            <a:lnTo>
                              <a:pt x="1843" y="1258"/>
                            </a:lnTo>
                            <a:lnTo>
                              <a:pt x="1784" y="1283"/>
                            </a:lnTo>
                            <a:lnTo>
                              <a:pt x="1725" y="1318"/>
                            </a:lnTo>
                            <a:lnTo>
                              <a:pt x="1668" y="1355"/>
                            </a:lnTo>
                            <a:lnTo>
                              <a:pt x="1611" y="1400"/>
                            </a:lnTo>
                            <a:lnTo>
                              <a:pt x="1556" y="1450"/>
                            </a:lnTo>
                            <a:lnTo>
                              <a:pt x="1503" y="1507"/>
                            </a:lnTo>
                            <a:lnTo>
                              <a:pt x="1440" y="1590"/>
                            </a:lnTo>
                            <a:lnTo>
                              <a:pt x="1407" y="1640"/>
                            </a:lnTo>
                            <a:lnTo>
                              <a:pt x="1377" y="1695"/>
                            </a:lnTo>
                            <a:lnTo>
                              <a:pt x="1348" y="1754"/>
                            </a:lnTo>
                            <a:lnTo>
                              <a:pt x="1320" y="1817"/>
                            </a:lnTo>
                            <a:lnTo>
                              <a:pt x="1295" y="1882"/>
                            </a:lnTo>
                            <a:lnTo>
                              <a:pt x="1278" y="1950"/>
                            </a:lnTo>
                            <a:lnTo>
                              <a:pt x="1263" y="2019"/>
                            </a:lnTo>
                            <a:lnTo>
                              <a:pt x="1252" y="2087"/>
                            </a:lnTo>
                            <a:lnTo>
                              <a:pt x="1252" y="2157"/>
                            </a:lnTo>
                            <a:lnTo>
                              <a:pt x="1257" y="2223"/>
                            </a:lnTo>
                            <a:lnTo>
                              <a:pt x="1272" y="2288"/>
                            </a:lnTo>
                            <a:lnTo>
                              <a:pt x="1295" y="2351"/>
                            </a:lnTo>
                            <a:lnTo>
                              <a:pt x="1330" y="2413"/>
                            </a:lnTo>
                            <a:lnTo>
                              <a:pt x="1375" y="2469"/>
                            </a:lnTo>
                            <a:lnTo>
                              <a:pt x="1190" y="2469"/>
                            </a:lnTo>
                            <a:lnTo>
                              <a:pt x="1155" y="2391"/>
                            </a:lnTo>
                            <a:lnTo>
                              <a:pt x="1132" y="2316"/>
                            </a:lnTo>
                            <a:lnTo>
                              <a:pt x="1117" y="2241"/>
                            </a:lnTo>
                            <a:lnTo>
                              <a:pt x="1114" y="2166"/>
                            </a:lnTo>
                            <a:lnTo>
                              <a:pt x="1117" y="2092"/>
                            </a:lnTo>
                            <a:lnTo>
                              <a:pt x="1127" y="2019"/>
                            </a:lnTo>
                            <a:lnTo>
                              <a:pt x="1145" y="1950"/>
                            </a:lnTo>
                            <a:lnTo>
                              <a:pt x="1169" y="1882"/>
                            </a:lnTo>
                            <a:lnTo>
                              <a:pt x="1197" y="1815"/>
                            </a:lnTo>
                            <a:lnTo>
                              <a:pt x="1228" y="1752"/>
                            </a:lnTo>
                            <a:lnTo>
                              <a:pt x="1263" y="1692"/>
                            </a:lnTo>
                            <a:lnTo>
                              <a:pt x="1298" y="1634"/>
                            </a:lnTo>
                            <a:lnTo>
                              <a:pt x="1372" y="1533"/>
                            </a:lnTo>
                            <a:lnTo>
                              <a:pt x="1445" y="1448"/>
                            </a:lnTo>
                            <a:lnTo>
                              <a:pt x="1490" y="1396"/>
                            </a:lnTo>
                            <a:lnTo>
                              <a:pt x="1521" y="1363"/>
                            </a:lnTo>
                            <a:lnTo>
                              <a:pt x="1552" y="1333"/>
                            </a:lnTo>
                            <a:lnTo>
                              <a:pt x="1605" y="1293"/>
                            </a:lnTo>
                            <a:lnTo>
                              <a:pt x="1653" y="1258"/>
                            </a:lnTo>
                            <a:lnTo>
                              <a:pt x="1746" y="1206"/>
                            </a:lnTo>
                            <a:lnTo>
                              <a:pt x="1826" y="1167"/>
                            </a:lnTo>
                            <a:lnTo>
                              <a:pt x="1898" y="1145"/>
                            </a:lnTo>
                            <a:lnTo>
                              <a:pt x="1963" y="1133"/>
                            </a:lnTo>
                            <a:lnTo>
                              <a:pt x="2014" y="1128"/>
                            </a:lnTo>
                            <a:lnTo>
                              <a:pt x="2086" y="1126"/>
                            </a:lnTo>
                            <a:lnTo>
                              <a:pt x="2127" y="1128"/>
                            </a:lnTo>
                            <a:lnTo>
                              <a:pt x="2164" y="1136"/>
                            </a:lnTo>
                            <a:lnTo>
                              <a:pt x="2197" y="1143"/>
                            </a:lnTo>
                            <a:lnTo>
                              <a:pt x="2226" y="1156"/>
                            </a:lnTo>
                            <a:lnTo>
                              <a:pt x="2281" y="1183"/>
                            </a:lnTo>
                            <a:lnTo>
                              <a:pt x="2331" y="1215"/>
                            </a:lnTo>
                            <a:lnTo>
                              <a:pt x="2384" y="1241"/>
                            </a:lnTo>
                            <a:lnTo>
                              <a:pt x="2410" y="1252"/>
                            </a:lnTo>
                            <a:lnTo>
                              <a:pt x="2440" y="1261"/>
                            </a:lnTo>
                            <a:lnTo>
                              <a:pt x="2469" y="1265"/>
                            </a:lnTo>
                            <a:lnTo>
                              <a:pt x="2502" y="1265"/>
                            </a:lnTo>
                            <a:lnTo>
                              <a:pt x="2537" y="1261"/>
                            </a:lnTo>
                            <a:lnTo>
                              <a:pt x="2577" y="1250"/>
                            </a:lnTo>
                            <a:lnTo>
                              <a:pt x="2602" y="1235"/>
                            </a:lnTo>
                            <a:lnTo>
                              <a:pt x="2617" y="1217"/>
                            </a:lnTo>
                            <a:lnTo>
                              <a:pt x="2624" y="1198"/>
                            </a:lnTo>
                            <a:lnTo>
                              <a:pt x="2630" y="1178"/>
                            </a:lnTo>
                            <a:lnTo>
                              <a:pt x="2627" y="1141"/>
                            </a:lnTo>
                            <a:lnTo>
                              <a:pt x="2622" y="1123"/>
                            </a:lnTo>
                            <a:close/>
                            <a:moveTo>
                              <a:pt x="374" y="0"/>
                            </a:moveTo>
                            <a:lnTo>
                              <a:pt x="2477" y="0"/>
                            </a:lnTo>
                            <a:lnTo>
                              <a:pt x="2515" y="2"/>
                            </a:lnTo>
                            <a:lnTo>
                              <a:pt x="2552" y="7"/>
                            </a:lnTo>
                            <a:lnTo>
                              <a:pt x="2587" y="17"/>
                            </a:lnTo>
                            <a:lnTo>
                              <a:pt x="2622" y="30"/>
                            </a:lnTo>
                            <a:lnTo>
                              <a:pt x="2655" y="45"/>
                            </a:lnTo>
                            <a:lnTo>
                              <a:pt x="2688" y="63"/>
                            </a:lnTo>
                            <a:lnTo>
                              <a:pt x="2714" y="85"/>
                            </a:lnTo>
                            <a:lnTo>
                              <a:pt x="2742" y="109"/>
                            </a:lnTo>
                            <a:lnTo>
                              <a:pt x="2765" y="135"/>
                            </a:lnTo>
                            <a:lnTo>
                              <a:pt x="2788" y="165"/>
                            </a:lnTo>
                            <a:lnTo>
                              <a:pt x="2806" y="194"/>
                            </a:lnTo>
                            <a:lnTo>
                              <a:pt x="2823" y="227"/>
                            </a:lnTo>
                            <a:lnTo>
                              <a:pt x="2835" y="262"/>
                            </a:lnTo>
                            <a:lnTo>
                              <a:pt x="2843" y="297"/>
                            </a:lnTo>
                            <a:lnTo>
                              <a:pt x="2850" y="334"/>
                            </a:lnTo>
                            <a:lnTo>
                              <a:pt x="2850" y="371"/>
                            </a:lnTo>
                            <a:lnTo>
                              <a:pt x="2850" y="666"/>
                            </a:lnTo>
                            <a:lnTo>
                              <a:pt x="2900" y="648"/>
                            </a:lnTo>
                            <a:lnTo>
                              <a:pt x="2926" y="644"/>
                            </a:lnTo>
                            <a:lnTo>
                              <a:pt x="2950" y="641"/>
                            </a:lnTo>
                            <a:lnTo>
                              <a:pt x="2973" y="644"/>
                            </a:lnTo>
                            <a:lnTo>
                              <a:pt x="2992" y="648"/>
                            </a:lnTo>
                            <a:lnTo>
                              <a:pt x="3010" y="661"/>
                            </a:lnTo>
                            <a:lnTo>
                              <a:pt x="3025" y="681"/>
                            </a:lnTo>
                            <a:lnTo>
                              <a:pt x="3040" y="722"/>
                            </a:lnTo>
                            <a:lnTo>
                              <a:pt x="3045" y="764"/>
                            </a:lnTo>
                            <a:lnTo>
                              <a:pt x="3040" y="803"/>
                            </a:lnTo>
                            <a:lnTo>
                              <a:pt x="3027" y="844"/>
                            </a:lnTo>
                            <a:lnTo>
                              <a:pt x="3010" y="879"/>
                            </a:lnTo>
                            <a:lnTo>
                              <a:pt x="2988" y="914"/>
                            </a:lnTo>
                            <a:lnTo>
                              <a:pt x="2961" y="944"/>
                            </a:lnTo>
                            <a:lnTo>
                              <a:pt x="2931" y="968"/>
                            </a:lnTo>
                            <a:lnTo>
                              <a:pt x="2946" y="999"/>
                            </a:lnTo>
                            <a:lnTo>
                              <a:pt x="2953" y="1025"/>
                            </a:lnTo>
                            <a:lnTo>
                              <a:pt x="2950" y="1053"/>
                            </a:lnTo>
                            <a:lnTo>
                              <a:pt x="2940" y="1075"/>
                            </a:lnTo>
                            <a:lnTo>
                              <a:pt x="2926" y="1098"/>
                            </a:lnTo>
                            <a:lnTo>
                              <a:pt x="2905" y="1119"/>
                            </a:lnTo>
                            <a:lnTo>
                              <a:pt x="2880" y="1136"/>
                            </a:lnTo>
                            <a:lnTo>
                              <a:pt x="2850" y="1148"/>
                            </a:lnTo>
                            <a:lnTo>
                              <a:pt x="2850" y="2471"/>
                            </a:lnTo>
                            <a:lnTo>
                              <a:pt x="2850" y="2508"/>
                            </a:lnTo>
                            <a:lnTo>
                              <a:pt x="2843" y="2546"/>
                            </a:lnTo>
                            <a:lnTo>
                              <a:pt x="2835" y="2580"/>
                            </a:lnTo>
                            <a:lnTo>
                              <a:pt x="2823" y="2615"/>
                            </a:lnTo>
                            <a:lnTo>
                              <a:pt x="2806" y="2648"/>
                            </a:lnTo>
                            <a:lnTo>
                              <a:pt x="2788" y="2678"/>
                            </a:lnTo>
                            <a:lnTo>
                              <a:pt x="2765" y="2707"/>
                            </a:lnTo>
                            <a:lnTo>
                              <a:pt x="2742" y="2733"/>
                            </a:lnTo>
                            <a:lnTo>
                              <a:pt x="2714" y="2757"/>
                            </a:lnTo>
                            <a:lnTo>
                              <a:pt x="2688" y="2777"/>
                            </a:lnTo>
                            <a:lnTo>
                              <a:pt x="2655" y="2798"/>
                            </a:lnTo>
                            <a:lnTo>
                              <a:pt x="2622" y="2813"/>
                            </a:lnTo>
                            <a:lnTo>
                              <a:pt x="2587" y="2825"/>
                            </a:lnTo>
                            <a:lnTo>
                              <a:pt x="2552" y="2835"/>
                            </a:lnTo>
                            <a:lnTo>
                              <a:pt x="2515" y="2840"/>
                            </a:lnTo>
                            <a:lnTo>
                              <a:pt x="2477" y="2842"/>
                            </a:lnTo>
                            <a:lnTo>
                              <a:pt x="374" y="2842"/>
                            </a:lnTo>
                            <a:lnTo>
                              <a:pt x="335" y="2840"/>
                            </a:lnTo>
                            <a:lnTo>
                              <a:pt x="298" y="2835"/>
                            </a:lnTo>
                            <a:lnTo>
                              <a:pt x="260" y="2825"/>
                            </a:lnTo>
                            <a:lnTo>
                              <a:pt x="228" y="2813"/>
                            </a:lnTo>
                            <a:lnTo>
                              <a:pt x="195" y="2798"/>
                            </a:lnTo>
                            <a:lnTo>
                              <a:pt x="162" y="2777"/>
                            </a:lnTo>
                            <a:lnTo>
                              <a:pt x="135" y="2757"/>
                            </a:lnTo>
                            <a:lnTo>
                              <a:pt x="107" y="2733"/>
                            </a:lnTo>
                            <a:lnTo>
                              <a:pt x="85" y="2707"/>
                            </a:lnTo>
                            <a:lnTo>
                              <a:pt x="63" y="2678"/>
                            </a:lnTo>
                            <a:lnTo>
                              <a:pt x="46" y="2648"/>
                            </a:lnTo>
                            <a:lnTo>
                              <a:pt x="28" y="2615"/>
                            </a:lnTo>
                            <a:lnTo>
                              <a:pt x="15" y="2580"/>
                            </a:lnTo>
                            <a:lnTo>
                              <a:pt x="7" y="2546"/>
                            </a:lnTo>
                            <a:lnTo>
                              <a:pt x="0" y="2508"/>
                            </a:lnTo>
                            <a:lnTo>
                              <a:pt x="0" y="2471"/>
                            </a:lnTo>
                            <a:lnTo>
                              <a:pt x="0" y="371"/>
                            </a:lnTo>
                            <a:lnTo>
                              <a:pt x="0" y="334"/>
                            </a:lnTo>
                            <a:lnTo>
                              <a:pt x="7" y="297"/>
                            </a:lnTo>
                            <a:lnTo>
                              <a:pt x="15" y="262"/>
                            </a:lnTo>
                            <a:lnTo>
                              <a:pt x="28" y="227"/>
                            </a:lnTo>
                            <a:lnTo>
                              <a:pt x="46" y="194"/>
                            </a:lnTo>
                            <a:lnTo>
                              <a:pt x="63" y="165"/>
                            </a:lnTo>
                            <a:lnTo>
                              <a:pt x="85" y="135"/>
                            </a:lnTo>
                            <a:lnTo>
                              <a:pt x="107" y="109"/>
                            </a:lnTo>
                            <a:lnTo>
                              <a:pt x="135" y="85"/>
                            </a:lnTo>
                            <a:lnTo>
                              <a:pt x="162" y="63"/>
                            </a:lnTo>
                            <a:lnTo>
                              <a:pt x="195" y="45"/>
                            </a:lnTo>
                            <a:lnTo>
                              <a:pt x="228" y="30"/>
                            </a:lnTo>
                            <a:lnTo>
                              <a:pt x="260" y="17"/>
                            </a:lnTo>
                            <a:lnTo>
                              <a:pt x="298" y="7"/>
                            </a:lnTo>
                            <a:lnTo>
                              <a:pt x="335" y="2"/>
                            </a:lnTo>
                            <a:lnTo>
                              <a:pt x="374" y="0"/>
                            </a:lnTo>
                            <a:close/>
                            <a:moveTo>
                              <a:pt x="391" y="100"/>
                            </a:moveTo>
                            <a:lnTo>
                              <a:pt x="333" y="105"/>
                            </a:lnTo>
                            <a:lnTo>
                              <a:pt x="278" y="122"/>
                            </a:lnTo>
                            <a:lnTo>
                              <a:pt x="228" y="150"/>
                            </a:lnTo>
                            <a:lnTo>
                              <a:pt x="186" y="185"/>
                            </a:lnTo>
                            <a:lnTo>
                              <a:pt x="148" y="227"/>
                            </a:lnTo>
                            <a:lnTo>
                              <a:pt x="123" y="277"/>
                            </a:lnTo>
                            <a:lnTo>
                              <a:pt x="105" y="332"/>
                            </a:lnTo>
                            <a:lnTo>
                              <a:pt x="100" y="362"/>
                            </a:lnTo>
                            <a:lnTo>
                              <a:pt x="98" y="392"/>
                            </a:lnTo>
                            <a:lnTo>
                              <a:pt x="98" y="2451"/>
                            </a:lnTo>
                            <a:lnTo>
                              <a:pt x="105" y="2511"/>
                            </a:lnTo>
                            <a:lnTo>
                              <a:pt x="123" y="2565"/>
                            </a:lnTo>
                            <a:lnTo>
                              <a:pt x="148" y="2613"/>
                            </a:lnTo>
                            <a:lnTo>
                              <a:pt x="186" y="2658"/>
                            </a:lnTo>
                            <a:lnTo>
                              <a:pt x="228" y="2693"/>
                            </a:lnTo>
                            <a:lnTo>
                              <a:pt x="278" y="2720"/>
                            </a:lnTo>
                            <a:lnTo>
                              <a:pt x="333" y="2738"/>
                            </a:lnTo>
                            <a:lnTo>
                              <a:pt x="361" y="2740"/>
                            </a:lnTo>
                            <a:lnTo>
                              <a:pt x="391" y="2742"/>
                            </a:lnTo>
                            <a:lnTo>
                              <a:pt x="2460" y="2742"/>
                            </a:lnTo>
                            <a:lnTo>
                              <a:pt x="2517" y="2738"/>
                            </a:lnTo>
                            <a:lnTo>
                              <a:pt x="2572" y="2720"/>
                            </a:lnTo>
                            <a:lnTo>
                              <a:pt x="2622" y="2693"/>
                            </a:lnTo>
                            <a:lnTo>
                              <a:pt x="2665" y="2658"/>
                            </a:lnTo>
                            <a:lnTo>
                              <a:pt x="2700" y="2613"/>
                            </a:lnTo>
                            <a:lnTo>
                              <a:pt x="2727" y="2565"/>
                            </a:lnTo>
                            <a:lnTo>
                              <a:pt x="2745" y="2511"/>
                            </a:lnTo>
                            <a:lnTo>
                              <a:pt x="2749" y="2480"/>
                            </a:lnTo>
                            <a:lnTo>
                              <a:pt x="2749" y="2451"/>
                            </a:lnTo>
                            <a:lnTo>
                              <a:pt x="2749" y="1173"/>
                            </a:lnTo>
                            <a:lnTo>
                              <a:pt x="2692" y="1176"/>
                            </a:lnTo>
                            <a:lnTo>
                              <a:pt x="2692" y="2445"/>
                            </a:lnTo>
                            <a:lnTo>
                              <a:pt x="2690" y="2496"/>
                            </a:lnTo>
                            <a:lnTo>
                              <a:pt x="2675" y="2541"/>
                            </a:lnTo>
                            <a:lnTo>
                              <a:pt x="2653" y="2580"/>
                            </a:lnTo>
                            <a:lnTo>
                              <a:pt x="2624" y="2615"/>
                            </a:lnTo>
                            <a:lnTo>
                              <a:pt x="2587" y="2646"/>
                            </a:lnTo>
                            <a:lnTo>
                              <a:pt x="2547" y="2665"/>
                            </a:lnTo>
                            <a:lnTo>
                              <a:pt x="2502" y="2681"/>
                            </a:lnTo>
                            <a:lnTo>
                              <a:pt x="2454" y="2685"/>
                            </a:lnTo>
                            <a:lnTo>
                              <a:pt x="396" y="2685"/>
                            </a:lnTo>
                            <a:lnTo>
                              <a:pt x="348" y="2681"/>
                            </a:lnTo>
                            <a:lnTo>
                              <a:pt x="303" y="2665"/>
                            </a:lnTo>
                            <a:lnTo>
                              <a:pt x="263" y="2646"/>
                            </a:lnTo>
                            <a:lnTo>
                              <a:pt x="225" y="2615"/>
                            </a:lnTo>
                            <a:lnTo>
                              <a:pt x="197" y="2580"/>
                            </a:lnTo>
                            <a:lnTo>
                              <a:pt x="175" y="2541"/>
                            </a:lnTo>
                            <a:lnTo>
                              <a:pt x="160" y="2496"/>
                            </a:lnTo>
                            <a:lnTo>
                              <a:pt x="158" y="2445"/>
                            </a:lnTo>
                            <a:lnTo>
                              <a:pt x="158" y="395"/>
                            </a:lnTo>
                            <a:lnTo>
                              <a:pt x="160" y="347"/>
                            </a:lnTo>
                            <a:lnTo>
                              <a:pt x="175" y="301"/>
                            </a:lnTo>
                            <a:lnTo>
                              <a:pt x="197" y="262"/>
                            </a:lnTo>
                            <a:lnTo>
                              <a:pt x="225" y="227"/>
                            </a:lnTo>
                            <a:lnTo>
                              <a:pt x="263" y="197"/>
                            </a:lnTo>
                            <a:lnTo>
                              <a:pt x="303" y="175"/>
                            </a:lnTo>
                            <a:lnTo>
                              <a:pt x="348" y="162"/>
                            </a:lnTo>
                            <a:lnTo>
                              <a:pt x="396" y="157"/>
                            </a:lnTo>
                            <a:lnTo>
                              <a:pt x="2454" y="157"/>
                            </a:lnTo>
                            <a:lnTo>
                              <a:pt x="2502" y="162"/>
                            </a:lnTo>
                            <a:lnTo>
                              <a:pt x="2547" y="175"/>
                            </a:lnTo>
                            <a:lnTo>
                              <a:pt x="2587" y="197"/>
                            </a:lnTo>
                            <a:lnTo>
                              <a:pt x="2624" y="227"/>
                            </a:lnTo>
                            <a:lnTo>
                              <a:pt x="2653" y="262"/>
                            </a:lnTo>
                            <a:lnTo>
                              <a:pt x="2675" y="301"/>
                            </a:lnTo>
                            <a:lnTo>
                              <a:pt x="2690" y="347"/>
                            </a:lnTo>
                            <a:lnTo>
                              <a:pt x="2692" y="395"/>
                            </a:lnTo>
                            <a:lnTo>
                              <a:pt x="2692" y="648"/>
                            </a:lnTo>
                            <a:lnTo>
                              <a:pt x="2725" y="654"/>
                            </a:lnTo>
                            <a:lnTo>
                              <a:pt x="2747" y="661"/>
                            </a:lnTo>
                            <a:lnTo>
                              <a:pt x="2749" y="674"/>
                            </a:lnTo>
                            <a:lnTo>
                              <a:pt x="2749" y="661"/>
                            </a:lnTo>
                            <a:lnTo>
                              <a:pt x="2749" y="392"/>
                            </a:lnTo>
                            <a:lnTo>
                              <a:pt x="2745" y="332"/>
                            </a:lnTo>
                            <a:lnTo>
                              <a:pt x="2727" y="277"/>
                            </a:lnTo>
                            <a:lnTo>
                              <a:pt x="2700" y="227"/>
                            </a:lnTo>
                            <a:lnTo>
                              <a:pt x="2665" y="185"/>
                            </a:lnTo>
                            <a:lnTo>
                              <a:pt x="2622" y="150"/>
                            </a:lnTo>
                            <a:lnTo>
                              <a:pt x="2572" y="122"/>
                            </a:lnTo>
                            <a:lnTo>
                              <a:pt x="2517" y="105"/>
                            </a:lnTo>
                            <a:lnTo>
                              <a:pt x="2489" y="100"/>
                            </a:lnTo>
                            <a:lnTo>
                              <a:pt x="2460" y="100"/>
                            </a:lnTo>
                            <a:lnTo>
                              <a:pt x="391"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84431" id="Freeform 1" o:spid="_x0000_s1026" style="position:absolute;margin-left:-9pt;margin-top:9.5pt;width:43.2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045,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" path="m2622,1123r81,-2l2785,1110r35,-7l2850,1088r23,-19l2883,1056r4,-15l2891,1025r,-15l2880,984r-15,-26l2887,940r26,-24l2938,888r23,-32l2975,818r13,-35l2988,748r-5,-17l2975,714r-7,-10l2957,698r-24,l2900,707r-35,12l2800,754r-25,10l2760,768r-15,-24l2730,726r-20,-15l2697,709r-14,-2l2650,714r-33,12l2582,744r-65,35l2495,791r-15,5l2484,789r3,-21l2487,757r-3,-13l2477,729r-15,-13l2447,711r-18,-4l2382,709r-55,15l2264,751r-60,38l2147,836r-28,28l2097,894r-24,29l2056,958r80,l2211,961r113,14l2392,981r55,l2510,973r67,-9l2650,944r70,-30l2753,896r29,-23l2797,864r13,-5l2820,859r5,2l2828,868r,8l2823,888r-10,13l2785,923r-50,30l2665,988r-43,18l2574,1018r-57,7l2457,1031r-67,l2320,1025r-105,-7l2121,1016r-83,2l1966,1025r-64,13l1841,1056r-50,17l1743,1093r63,-85l1866,908r58,-107l1979,691r47,-107l2066,484r31,-89l2116,322r-838,l1340,379r50,63l1427,504r28,63l1471,631r9,65l1480,759r-7,62l1462,879r-17,57l1425,988r-22,50l1357,1123r-44,60l1282,1217r-32,31l1212,1276r-37,26l1132,1326r-42,20l1044,1361r-48,11l952,1380r-48,5l860,1385r-46,-7l769,1368r-43,-15l687,1330r-39,-30l621,1276r-23,-33l578,1208r-15,-41l551,1123r-10,-48l536,1025r,-52l541,918r10,-57l563,803r21,-59l609,684r30,-60l674,565r40,-59l744,471r33,-29l814,414r35,-25l919,349r55,-27l919,322r-48,18l827,362r-43,27l742,417r-41,32l661,484r-81,83l531,626r-45,63l449,751r-36,65l383,883r-22,66l341,1016r-13,64l320,1145r,63l324,1268r9,58l348,1380r22,53l398,1481r33,44l471,1562r43,30l558,1617r51,17l661,1645r55,4l771,1647r58,-7l887,1625r60,-20l1007,1577r57,-32l1122,1505r58,-43l1235,1413r54,-56l1322,1318r33,-45l1388,1221r32,-58l1447,1103r28,-65l1500,971r17,-70l1532,831r9,-70l1541,691r-9,-69l1515,556r-25,-65l1453,432r-48,-55l1560,377r42,83l1631,539r19,80l1659,696r,78l1648,851r-17,72l1611,996r-28,70l1550,1130r-35,63l1478,1252r-75,105l1327,1444r-77,83l1175,1612r-76,96l1020,1817r-81,122l864,2072r-72,146l759,2296r-33,80l696,2458r-24,85l1500,2543r-58,-54l1395,2430r-35,-59l1335,2308r-17,-62l1313,2181r,-65l1320,2054r10,-60l1348,1934r20,-54l1390,1830r45,-88l1480,1680r30,-33l1543,1614r37,-26l1618,1562r43,-24l1703,1520r45,-17l1795,1490r46,-7l1889,1477r44,4l1979,1485r45,10l2066,1512r40,23l2144,1562r27,26l2194,1620r21,37l2229,1697r12,42l2252,1787r5,50l2257,1889r-5,55l2241,2002r-12,57l2209,2118r-25,61l2154,2238r-35,61l2077,2356r-26,30l2024,2413r-68,52l1889,2508r-66,35l1889,2543r44,-20l1976,2500r40,-24l2056,2445r78,-67l2211,2296r50,-60l2304,2177r40,-66l2379,2046r31,-65l2432,1915r17,-65l2464,1784r7,-65l2471,1657r-2,-62l2460,1538r-15,-55l2422,1430r-28,-47l2362,1340r-40,-38l2279,1270r-47,-22l2182,1228r-50,-11l2077,1213r-59,2l1961,1223r-59,15l1843,1258r-59,25l1725,1318r-57,37l1611,1400r-55,50l1503,1507r-63,83l1407,1640r-30,55l1348,1754r-28,63l1295,1882r-17,68l1263,2019r-11,68l1252,2157r5,66l1272,2288r23,63l1330,2413r45,56l1190,2469r-35,-78l1132,2316r-15,-75l1114,2166r3,-74l1127,2019r18,-69l1169,1882r28,-67l1228,1752r35,-60l1298,1634r74,-101l1445,1448r45,-52l1521,1363r31,-30l1605,1293r48,-35l1746,1206r80,-39l1898,1145r65,-12l2014,1128r72,-2l2127,1128r37,8l2197,1143r29,13l2281,1183r50,32l2384,1241r26,11l2440,1261r29,4l2502,1265r35,-4l2577,1250r25,-15l2617,1217r7,-19l2630,1178r-3,-37l2622,1123xm374,l2477,r38,2l2552,7r35,10l2622,30r33,15l2688,63r26,22l2742,109r23,26l2788,165r18,29l2823,227r12,35l2843,297r7,37l2850,371r,295l2900,648r26,-4l2950,641r23,3l2992,648r18,13l3025,681r15,41l3045,764r-5,39l3027,844r-17,35l2988,914r-27,30l2931,968r15,31l2953,1025r-3,28l2940,1075r-14,23l2905,1119r-25,17l2850,1148r,1323l2850,2508r-7,38l2835,2580r-12,35l2806,2648r-18,30l2765,2707r-23,26l2714,2757r-26,20l2655,2798r-33,15l2587,2825r-35,10l2515,2840r-38,2l374,2842r-39,-2l298,2835r-38,-10l228,2813r-33,-15l162,2777r-27,-20l107,2733,85,2707,63,2678,46,2648,28,2615,15,2580,7,2546,,2508r,-37l,371,,334,7,297r8,-35l28,227,46,194,63,165,85,135r22,-26l135,85,162,63,195,45,228,30,260,17,298,7,335,2,374,xm391,100r-58,5l278,122r-50,28l186,185r-38,42l123,277r-18,55l100,362r-2,30l98,2451r7,60l123,2565r25,48l186,2658r42,35l278,2720r55,18l361,2740r30,2l2460,2742r57,-4l2572,2720r50,-27l2665,2658r35,-45l2727,2565r18,-54l2749,2480r,-29l2749,1173r-57,3l2692,2445r-2,51l2675,2541r-22,39l2624,2615r-37,31l2547,2665r-45,16l2454,2685r-2058,l348,2681r-45,-16l263,2646r-38,-31l197,2580r-22,-39l160,2496r-2,-51l158,395r2,-48l175,301r22,-39l225,227r38,-30l303,175r45,-13l396,157r2058,l2502,162r45,13l2587,197r37,30l2653,262r22,39l2690,347r2,48l2692,648r33,6l2747,661r2,13l2749,661r,-269l2745,332r-18,-55l2700,227r-35,-42l2622,150r-50,-28l2517,105r-28,-5l2460,100r-2069,xe" fillcolor="black" stroked="f">
              <v:path arrowok="t" o:connecttype="custom" o:connectlocs="520893,164894;538370,125963;504497,121298;471524,116794;446299,117276;381796,138994;452245,156529;509001,138511;463776,163768;342697,166986;372246,77862;266662,111967;230987,195782;162880,222809;104143,194334;105224,119689;165583,56145;104503,91215;57657,184199;92611,256109;181439,253696;255852,187095;272969,89445;298914,124515;239095,232300;130809,382233;236573,350863;272068,264957;340355,237609;399093,266566;398012,340728;328463,409099;415129,350220;444858,256592;393147,197552;300536,217982;233330,302762;247744,397195;210627,302762;279635,214443;383237,181464;444858,203504;472425,180660;489001,13674;513505,59684;547739,116150;532064,164894;512244,409582;478371,450122;46846,454465;5045,420682;5045,36518;46846,2735;26666,36518;33513,427599;472425,433230;485037,393334;71350,431943;28468,63545;442155,25257;485037,104245;480173,29761" o:connectangles="0,0,0,0,0,0,0,0,0,0,0,0,0,0,0,0,0,0,0,0,0,0,0,0,0,0,0,0,0,0,0,0,0,0,0,0,0,0,0,0,0,0,0,0,0,0,0,0,0,0,0,0,0,0,0,0,0,0,0,0,0,0"/>
              <o:lock v:ext="edit" verticies="t"/>
            </v:shape>
          </w:pict>
        </mc:Fallback>
      </mc:AlternateContent>
    </w:r>
    <w:r>
      <w:rPr>
        <w:sz w:val="19"/>
      </w:rPr>
      <w:tab/>
    </w:r>
  </w:p>
  <w:p w:rsidR="004A2BFD" w:rsidRPr="00340513" w:rsidRDefault="004A2BFD" w:rsidP="00962B6D">
    <w:pPr>
      <w:pStyle w:val="a7"/>
      <w:jc w:val="center"/>
      <w:rPr>
        <w:rFonts w:ascii="Arial" w:hAnsi="Arial"/>
        <w:b/>
        <w:color w:val="000000"/>
        <w:sz w:val="22"/>
        <w:szCs w:val="22"/>
      </w:rPr>
    </w:pPr>
    <w:r>
      <w:rPr>
        <w:rFonts w:ascii="Arial" w:hAnsi="Arial"/>
        <w:b/>
        <w:color w:val="000000"/>
        <w:sz w:val="21"/>
        <w:szCs w:val="21"/>
      </w:rPr>
      <w:t xml:space="preserve">            </w:t>
    </w:r>
    <w:r w:rsidRPr="00340513">
      <w:rPr>
        <w:rFonts w:ascii="Arial" w:hAnsi="Arial"/>
        <w:b/>
        <w:color w:val="000000"/>
        <w:sz w:val="22"/>
        <w:szCs w:val="22"/>
      </w:rPr>
      <w:t>ПУБЛІЧНЕ АКЦІОНЕРНЕ ТОВАРИСТВО “ДЕРЖАВНИЙ ОЩАДНИЙ БАНК УКРАЇНИ”</w:t>
    </w:r>
  </w:p>
  <w:p w:rsidR="004A2BFD" w:rsidRPr="00BF0D79" w:rsidRDefault="004A2BFD" w:rsidP="00962B6D">
    <w:pPr>
      <w:pStyle w:val="a7"/>
      <w:jc w:val="center"/>
      <w:rPr>
        <w:rFonts w:ascii="Arial" w:hAnsi="Arial"/>
        <w:b/>
        <w:color w:val="000000"/>
        <w:sz w:val="22"/>
        <w:szCs w:val="22"/>
        <w:lang w:val="uk-UA"/>
      </w:rPr>
    </w:pPr>
    <w:r w:rsidRPr="00340513">
      <w:rPr>
        <w:rFonts w:ascii="Arial" w:hAnsi="Arial"/>
        <w:b/>
        <w:color w:val="000000"/>
        <w:sz w:val="22"/>
        <w:szCs w:val="22"/>
      </w:rPr>
      <w:t>КРЕДИТНИЙ КОМІТЕТ</w:t>
    </w:r>
    <w:r>
      <w:rPr>
        <w:rFonts w:ascii="Arial" w:hAnsi="Arial"/>
        <w:b/>
        <w:color w:val="000000"/>
        <w:sz w:val="22"/>
        <w:szCs w:val="22"/>
        <w:lang w:val="uk-UA"/>
      </w:rPr>
      <w:t xml:space="preserve"> З РОЗДРІБНОГО БІЗНЕСУ</w:t>
    </w:r>
  </w:p>
  <w:p w:rsidR="004A2BFD" w:rsidRPr="00845F50" w:rsidRDefault="004A2BFD" w:rsidP="00962B6D">
    <w:pPr>
      <w:pStyle w:val="a7"/>
      <w:tabs>
        <w:tab w:val="left" w:pos="7513"/>
      </w:tabs>
      <w:jc w:val="both"/>
      <w:rPr>
        <w:rFonts w:ascii="Arial" w:hAnsi="Arial"/>
        <w:b/>
        <w:sz w:val="18"/>
      </w:rPr>
    </w:pPr>
    <w:r>
      <w:rPr>
        <w:noProof/>
        <w:lang w:val="uk-UA" w:eastAsia="uk-UA"/>
      </w:rPr>
      <mc:AlternateContent>
        <mc:Choice Requires="wps">
          <w:drawing>
            <wp:anchor distT="4294967295" distB="4294967295" distL="114300" distR="114300" simplePos="0" relativeHeight="251657216" behindDoc="0" locked="0" layoutInCell="1" allowOverlap="1" wp14:anchorId="78626FCB" wp14:editId="7367A459">
              <wp:simplePos x="0" y="0"/>
              <wp:positionH relativeFrom="column">
                <wp:posOffset>457200</wp:posOffset>
              </wp:positionH>
              <wp:positionV relativeFrom="paragraph">
                <wp:posOffset>118109</wp:posOffset>
              </wp:positionV>
              <wp:extent cx="5715000" cy="0"/>
              <wp:effectExtent l="0" t="1905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0B191" id="Line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9.3pt" to="48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" strokeweight="3pt">
              <v:stroke linestyle="thinThin"/>
            </v:line>
          </w:pict>
        </mc:Fallback>
      </mc:AlternateContent>
    </w:r>
    <w:r>
      <w:rPr>
        <w:rFonts w:ascii="Arial" w:hAnsi="Arial"/>
        <w:b/>
        <w:sz w:val="18"/>
      </w:rPr>
      <w:t xml:space="preserve">                                                                                                                                                           Банківська таємниця</w:t>
    </w:r>
  </w:p>
  <w:p w:rsidR="004A2BFD" w:rsidRPr="00962B6D" w:rsidRDefault="004A2BFD" w:rsidP="00962B6D">
    <w:pPr>
      <w:pStyle w:val="a7"/>
      <w:tabs>
        <w:tab w:val="left" w:pos="7513"/>
      </w:tabs>
      <w:jc w:val="both"/>
      <w:rPr>
        <w:rFonts w:ascii="Arial" w:hAnsi="Arial"/>
        <w:lang w:val="uk-UA"/>
      </w:rPr>
    </w:pPr>
    <w:r>
      <w:rPr>
        <w:rFonts w:ascii="Arial" w:hAnsi="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D6A6B0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D23567"/>
    <w:multiLevelType w:val="multilevel"/>
    <w:tmpl w:val="AB1837FA"/>
    <w:lvl w:ilvl="0">
      <w:start w:val="2"/>
      <w:numFmt w:val="decimal"/>
      <w:lvlText w:val="%1."/>
      <w:lvlJc w:val="left"/>
      <w:pPr>
        <w:tabs>
          <w:tab w:val="num" w:pos="0"/>
        </w:tabs>
        <w:ind w:left="540" w:hanging="540"/>
      </w:pPr>
      <w:rPr>
        <w:rFonts w:hint="default"/>
      </w:rPr>
    </w:lvl>
    <w:lvl w:ilvl="1">
      <w:start w:val="5"/>
      <w:numFmt w:val="decimal"/>
      <w:lvlText w:val="%1.%2."/>
      <w:lvlJc w:val="left"/>
      <w:pPr>
        <w:tabs>
          <w:tab w:val="num" w:pos="0"/>
        </w:tabs>
        <w:ind w:left="1245" w:hanging="540"/>
      </w:pPr>
      <w:rPr>
        <w:rFonts w:hint="default"/>
      </w:rPr>
    </w:lvl>
    <w:lvl w:ilvl="2">
      <w:start w:val="1"/>
      <w:numFmt w:val="decimal"/>
      <w:lvlText w:val="%1.4.%3."/>
      <w:lvlJc w:val="left"/>
      <w:pPr>
        <w:tabs>
          <w:tab w:val="num" w:pos="-984"/>
        </w:tabs>
        <w:ind w:left="1146" w:hanging="720"/>
      </w:pPr>
      <w:rPr>
        <w:rFonts w:hint="default"/>
        <w:b/>
        <w:sz w:val="22"/>
        <w:szCs w:val="22"/>
      </w:rPr>
    </w:lvl>
    <w:lvl w:ilvl="3">
      <w:start w:val="1"/>
      <w:numFmt w:val="decimal"/>
      <w:lvlText w:val="%1.%2.%3.%4."/>
      <w:lvlJc w:val="left"/>
      <w:pPr>
        <w:tabs>
          <w:tab w:val="num" w:pos="0"/>
        </w:tabs>
        <w:ind w:left="2835" w:hanging="720"/>
      </w:pPr>
      <w:rPr>
        <w:rFonts w:hint="default"/>
      </w:rPr>
    </w:lvl>
    <w:lvl w:ilvl="4">
      <w:start w:val="1"/>
      <w:numFmt w:val="decimal"/>
      <w:lvlText w:val="%1.%2.%3.%4.%5."/>
      <w:lvlJc w:val="left"/>
      <w:pPr>
        <w:tabs>
          <w:tab w:val="num" w:pos="0"/>
        </w:tabs>
        <w:ind w:left="3900" w:hanging="1080"/>
      </w:pPr>
      <w:rPr>
        <w:rFonts w:hint="default"/>
      </w:rPr>
    </w:lvl>
    <w:lvl w:ilvl="5">
      <w:start w:val="1"/>
      <w:numFmt w:val="decimal"/>
      <w:lvlText w:val="%1.%2.%3.%4.%5.%6."/>
      <w:lvlJc w:val="left"/>
      <w:pPr>
        <w:tabs>
          <w:tab w:val="num" w:pos="0"/>
        </w:tabs>
        <w:ind w:left="4605" w:hanging="1080"/>
      </w:pPr>
      <w:rPr>
        <w:rFonts w:hint="default"/>
      </w:rPr>
    </w:lvl>
    <w:lvl w:ilvl="6">
      <w:start w:val="1"/>
      <w:numFmt w:val="decimal"/>
      <w:lvlText w:val="%1.%2.%3.%4.%5.%6.%7."/>
      <w:lvlJc w:val="left"/>
      <w:pPr>
        <w:tabs>
          <w:tab w:val="num" w:pos="0"/>
        </w:tabs>
        <w:ind w:left="5670" w:hanging="1440"/>
      </w:pPr>
      <w:rPr>
        <w:rFonts w:hint="default"/>
      </w:rPr>
    </w:lvl>
    <w:lvl w:ilvl="7">
      <w:start w:val="1"/>
      <w:numFmt w:val="decimal"/>
      <w:lvlText w:val="%1.%2.%3.%4.%5.%6.%7.%8."/>
      <w:lvlJc w:val="left"/>
      <w:pPr>
        <w:tabs>
          <w:tab w:val="num" w:pos="0"/>
        </w:tabs>
        <w:ind w:left="6375" w:hanging="1440"/>
      </w:pPr>
      <w:rPr>
        <w:rFonts w:hint="default"/>
      </w:rPr>
    </w:lvl>
    <w:lvl w:ilvl="8">
      <w:start w:val="1"/>
      <w:numFmt w:val="decimal"/>
      <w:lvlText w:val="%1.%2.%3.%4.%5.%6.%7.%8.%9."/>
      <w:lvlJc w:val="left"/>
      <w:pPr>
        <w:tabs>
          <w:tab w:val="num" w:pos="0"/>
        </w:tabs>
        <w:ind w:left="7440" w:hanging="1800"/>
      </w:pPr>
      <w:rPr>
        <w:rFonts w:hint="default"/>
      </w:rPr>
    </w:lvl>
  </w:abstractNum>
  <w:abstractNum w:abstractNumId="2" w15:restartNumberingAfterBreak="0">
    <w:nsid w:val="02511EFA"/>
    <w:multiLevelType w:val="multilevel"/>
    <w:tmpl w:val="0C124F38"/>
    <w:lvl w:ilvl="0">
      <w:start w:val="8"/>
      <w:numFmt w:val="decimal"/>
      <w:lvlText w:val="%1."/>
      <w:lvlJc w:val="left"/>
      <w:pPr>
        <w:ind w:left="360" w:hanging="360"/>
      </w:pPr>
      <w:rPr>
        <w:rFonts w:hint="default"/>
      </w:rPr>
    </w:lvl>
    <w:lvl w:ilvl="1">
      <w:start w:val="1"/>
      <w:numFmt w:val="decimal"/>
      <w:lvlText w:val="11.%2."/>
      <w:lvlJc w:val="left"/>
      <w:pPr>
        <w:ind w:left="927" w:hanging="360"/>
      </w:pPr>
      <w:rPr>
        <w:rFonts w:hint="default"/>
        <w:b/>
      </w:rPr>
    </w:lvl>
    <w:lvl w:ilvl="2">
      <w:start w:val="8"/>
      <w:numFmt w:val="decimal"/>
      <w:lvlText w:val="11.1.%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02E25388"/>
    <w:multiLevelType w:val="multilevel"/>
    <w:tmpl w:val="A9383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854" w:hanging="720"/>
      </w:pPr>
      <w:rPr>
        <w:rFonts w:hint="default"/>
        <w:b/>
        <w:i w:val="0"/>
      </w:rPr>
    </w:lvl>
    <w:lvl w:ilvl="3">
      <w:start w:val="1"/>
      <w:numFmt w:val="decimal"/>
      <w:lvlText w:val="%1.%2.%3.%4."/>
      <w:lvlJc w:val="left"/>
      <w:pPr>
        <w:ind w:left="2989" w:hanging="720"/>
      </w:pPr>
      <w:rPr>
        <w:rFonts w:hint="default"/>
        <w:b/>
        <w:color w:val="000000"/>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 w15:restartNumberingAfterBreak="0">
    <w:nsid w:val="03C976CC"/>
    <w:multiLevelType w:val="hybridMultilevel"/>
    <w:tmpl w:val="90C8DAD8"/>
    <w:lvl w:ilvl="0" w:tplc="EE6C3C44">
      <w:start w:val="1"/>
      <w:numFmt w:val="decimal"/>
      <w:lvlText w:val="%1)"/>
      <w:lvlJc w:val="left"/>
      <w:pPr>
        <w:tabs>
          <w:tab w:val="num" w:pos="928"/>
        </w:tabs>
        <w:ind w:left="928" w:hanging="360"/>
      </w:pPr>
      <w:rPr>
        <w:rFonts w:hint="default"/>
        <w:b/>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5" w15:restartNumberingAfterBreak="0">
    <w:nsid w:val="041434DB"/>
    <w:multiLevelType w:val="multilevel"/>
    <w:tmpl w:val="F61C4E8E"/>
    <w:lvl w:ilvl="0">
      <w:start w:val="2"/>
      <w:numFmt w:val="decimal"/>
      <w:lvlText w:val="%1"/>
      <w:lvlJc w:val="left"/>
      <w:pPr>
        <w:ind w:left="502" w:hanging="360"/>
      </w:pPr>
      <w:rPr>
        <w:rFonts w:hint="default"/>
      </w:rPr>
    </w:lvl>
    <w:lvl w:ilvl="1">
      <w:start w:val="1"/>
      <w:numFmt w:val="decimal"/>
      <w:lvlText w:val="%1.%2"/>
      <w:lvlJc w:val="left"/>
      <w:pPr>
        <w:ind w:left="360" w:hanging="360"/>
      </w:pPr>
      <w:rPr>
        <w:rFonts w:hint="default"/>
        <w:b/>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 w15:restartNumberingAfterBreak="0">
    <w:nsid w:val="04236D2E"/>
    <w:multiLevelType w:val="multilevel"/>
    <w:tmpl w:val="9DFEAAB2"/>
    <w:lvl w:ilvl="0">
      <w:start w:val="4"/>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hint="default"/>
        <w:b/>
      </w:rPr>
    </w:lvl>
    <w:lvl w:ilvl="2">
      <w:start w:val="1"/>
      <w:numFmt w:val="decimal"/>
      <w:lvlText w:val="5.1.%3."/>
      <w:lvlJc w:val="left"/>
      <w:pPr>
        <w:tabs>
          <w:tab w:val="num" w:pos="720"/>
        </w:tabs>
        <w:ind w:left="720" w:hanging="720"/>
      </w:pPr>
      <w:rPr>
        <w:rFonts w:hint="default"/>
        <w:b/>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49462D0"/>
    <w:multiLevelType w:val="hybridMultilevel"/>
    <w:tmpl w:val="000E69FC"/>
    <w:lvl w:ilvl="0" w:tplc="093EE9CC">
      <w:start w:val="1"/>
      <w:numFmt w:val="decimal"/>
      <w:lvlText w:val="%1)"/>
      <w:lvlJc w:val="left"/>
      <w:pPr>
        <w:ind w:left="1495" w:hanging="360"/>
      </w:pPr>
      <w:rPr>
        <w:rFonts w:hint="default"/>
        <w:b/>
      </w:rPr>
    </w:lvl>
    <w:lvl w:ilvl="1" w:tplc="04220003" w:tentative="1">
      <w:start w:val="1"/>
      <w:numFmt w:val="bullet"/>
      <w:lvlText w:val="o"/>
      <w:lvlJc w:val="left"/>
      <w:pPr>
        <w:ind w:left="2215" w:hanging="360"/>
      </w:pPr>
      <w:rPr>
        <w:rFonts w:ascii="Courier New" w:hAnsi="Courier New" w:cs="Courier New" w:hint="default"/>
      </w:rPr>
    </w:lvl>
    <w:lvl w:ilvl="2" w:tplc="04220005" w:tentative="1">
      <w:start w:val="1"/>
      <w:numFmt w:val="bullet"/>
      <w:lvlText w:val=""/>
      <w:lvlJc w:val="left"/>
      <w:pPr>
        <w:ind w:left="2935" w:hanging="360"/>
      </w:pPr>
      <w:rPr>
        <w:rFonts w:ascii="Wingdings" w:hAnsi="Wingdings" w:hint="default"/>
      </w:rPr>
    </w:lvl>
    <w:lvl w:ilvl="3" w:tplc="04220001" w:tentative="1">
      <w:start w:val="1"/>
      <w:numFmt w:val="bullet"/>
      <w:lvlText w:val=""/>
      <w:lvlJc w:val="left"/>
      <w:pPr>
        <w:ind w:left="3655" w:hanging="360"/>
      </w:pPr>
      <w:rPr>
        <w:rFonts w:ascii="Symbol" w:hAnsi="Symbol" w:hint="default"/>
      </w:rPr>
    </w:lvl>
    <w:lvl w:ilvl="4" w:tplc="04220003" w:tentative="1">
      <w:start w:val="1"/>
      <w:numFmt w:val="bullet"/>
      <w:lvlText w:val="o"/>
      <w:lvlJc w:val="left"/>
      <w:pPr>
        <w:ind w:left="4375" w:hanging="360"/>
      </w:pPr>
      <w:rPr>
        <w:rFonts w:ascii="Courier New" w:hAnsi="Courier New" w:cs="Courier New" w:hint="default"/>
      </w:rPr>
    </w:lvl>
    <w:lvl w:ilvl="5" w:tplc="04220005" w:tentative="1">
      <w:start w:val="1"/>
      <w:numFmt w:val="bullet"/>
      <w:lvlText w:val=""/>
      <w:lvlJc w:val="left"/>
      <w:pPr>
        <w:ind w:left="5095" w:hanging="360"/>
      </w:pPr>
      <w:rPr>
        <w:rFonts w:ascii="Wingdings" w:hAnsi="Wingdings" w:hint="default"/>
      </w:rPr>
    </w:lvl>
    <w:lvl w:ilvl="6" w:tplc="04220001" w:tentative="1">
      <w:start w:val="1"/>
      <w:numFmt w:val="bullet"/>
      <w:lvlText w:val=""/>
      <w:lvlJc w:val="left"/>
      <w:pPr>
        <w:ind w:left="5815" w:hanging="360"/>
      </w:pPr>
      <w:rPr>
        <w:rFonts w:ascii="Symbol" w:hAnsi="Symbol" w:hint="default"/>
      </w:rPr>
    </w:lvl>
    <w:lvl w:ilvl="7" w:tplc="04220003" w:tentative="1">
      <w:start w:val="1"/>
      <w:numFmt w:val="bullet"/>
      <w:lvlText w:val="o"/>
      <w:lvlJc w:val="left"/>
      <w:pPr>
        <w:ind w:left="6535" w:hanging="360"/>
      </w:pPr>
      <w:rPr>
        <w:rFonts w:ascii="Courier New" w:hAnsi="Courier New" w:cs="Courier New" w:hint="default"/>
      </w:rPr>
    </w:lvl>
    <w:lvl w:ilvl="8" w:tplc="04220005" w:tentative="1">
      <w:start w:val="1"/>
      <w:numFmt w:val="bullet"/>
      <w:lvlText w:val=""/>
      <w:lvlJc w:val="left"/>
      <w:pPr>
        <w:ind w:left="7255" w:hanging="360"/>
      </w:pPr>
      <w:rPr>
        <w:rFonts w:ascii="Wingdings" w:hAnsi="Wingdings" w:hint="default"/>
      </w:rPr>
    </w:lvl>
  </w:abstractNum>
  <w:abstractNum w:abstractNumId="8" w15:restartNumberingAfterBreak="0">
    <w:nsid w:val="08D75117"/>
    <w:multiLevelType w:val="multilevel"/>
    <w:tmpl w:val="5798FD68"/>
    <w:lvl w:ilvl="0">
      <w:start w:val="6"/>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14"/>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A3F353C"/>
    <w:multiLevelType w:val="multilevel"/>
    <w:tmpl w:val="09A087CA"/>
    <w:lvl w:ilvl="0">
      <w:start w:val="1"/>
      <w:numFmt w:val="decimal"/>
      <w:lvlText w:val="9.%1."/>
      <w:lvlJc w:val="left"/>
      <w:pPr>
        <w:tabs>
          <w:tab w:val="num" w:pos="360"/>
        </w:tabs>
        <w:ind w:left="360" w:hanging="360"/>
      </w:pPr>
      <w:rPr>
        <w:rFonts w:hint="default"/>
        <w:b/>
        <w:i w:val="0"/>
      </w:rPr>
    </w:lvl>
    <w:lvl w:ilvl="1">
      <w:start w:val="1"/>
      <w:numFmt w:val="decimal"/>
      <w:lvlText w:val="5.%2."/>
      <w:lvlJc w:val="left"/>
      <w:pPr>
        <w:tabs>
          <w:tab w:val="num" w:pos="360"/>
        </w:tabs>
        <w:ind w:left="360" w:hanging="360"/>
      </w:pPr>
      <w:rPr>
        <w:rFonts w:hint="default"/>
        <w:b/>
      </w:rPr>
    </w:lvl>
    <w:lvl w:ilvl="2">
      <w:start w:val="1"/>
      <w:numFmt w:val="decimal"/>
      <w:lvlText w:val="5.1.%3."/>
      <w:lvlJc w:val="left"/>
      <w:pPr>
        <w:tabs>
          <w:tab w:val="num" w:pos="720"/>
        </w:tabs>
        <w:ind w:left="720" w:hanging="720"/>
      </w:pPr>
      <w:rPr>
        <w:rFonts w:hint="default"/>
        <w:b/>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0B324197"/>
    <w:multiLevelType w:val="multilevel"/>
    <w:tmpl w:val="9D6E183C"/>
    <w:lvl w:ilvl="0">
      <w:start w:val="4"/>
      <w:numFmt w:val="decimal"/>
      <w:lvlText w:val="%1."/>
      <w:lvlJc w:val="left"/>
      <w:pPr>
        <w:ind w:left="705" w:hanging="705"/>
      </w:pPr>
      <w:rPr>
        <w:rFonts w:hint="default"/>
      </w:rPr>
    </w:lvl>
    <w:lvl w:ilvl="1">
      <w:start w:val="4"/>
      <w:numFmt w:val="decimal"/>
      <w:lvlText w:val="%1.%2."/>
      <w:lvlJc w:val="left"/>
      <w:pPr>
        <w:ind w:left="705" w:hanging="70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862"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6F20B4"/>
    <w:multiLevelType w:val="multilevel"/>
    <w:tmpl w:val="BEAED024"/>
    <w:lvl w:ilvl="0">
      <w:start w:val="11"/>
      <w:numFmt w:val="decimal"/>
      <w:lvlText w:val="%1."/>
      <w:lvlJc w:val="left"/>
      <w:pPr>
        <w:ind w:left="435" w:hanging="435"/>
      </w:pPr>
      <w:rPr>
        <w:rFonts w:hint="default"/>
      </w:rPr>
    </w:lvl>
    <w:lvl w:ilvl="1">
      <w:start w:val="1"/>
      <w:numFmt w:val="decimal"/>
      <w:lvlText w:val="12.%2."/>
      <w:lvlJc w:val="left"/>
      <w:pPr>
        <w:ind w:left="2149" w:hanging="720"/>
      </w:pPr>
      <w:rPr>
        <w:rFonts w:hint="default"/>
        <w:b/>
        <w:sz w:val="22"/>
        <w:szCs w:val="22"/>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232" w:hanging="1800"/>
      </w:pPr>
      <w:rPr>
        <w:rFonts w:hint="default"/>
      </w:rPr>
    </w:lvl>
  </w:abstractNum>
  <w:abstractNum w:abstractNumId="12" w15:restartNumberingAfterBreak="0">
    <w:nsid w:val="0DC14A3F"/>
    <w:multiLevelType w:val="multilevel"/>
    <w:tmpl w:val="8B8059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i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E051950"/>
    <w:multiLevelType w:val="multilevel"/>
    <w:tmpl w:val="2F96EDB6"/>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9"/>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F8F017A"/>
    <w:multiLevelType w:val="multilevel"/>
    <w:tmpl w:val="794EFFFA"/>
    <w:lvl w:ilvl="0">
      <w:start w:val="3"/>
      <w:numFmt w:val="decimal"/>
      <w:lvlText w:val="%1."/>
      <w:lvlJc w:val="left"/>
      <w:pPr>
        <w:ind w:left="450" w:hanging="450"/>
      </w:pPr>
      <w:rPr>
        <w:rFonts w:hint="default"/>
      </w:rPr>
    </w:lvl>
    <w:lvl w:ilvl="1">
      <w:start w:val="6"/>
      <w:numFmt w:val="decimal"/>
      <w:lvlText w:val="%1.%2."/>
      <w:lvlJc w:val="left"/>
      <w:pPr>
        <w:ind w:left="1017" w:hanging="45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5" w15:restartNumberingAfterBreak="0">
    <w:nsid w:val="0FD34EB7"/>
    <w:multiLevelType w:val="multilevel"/>
    <w:tmpl w:val="B3E62A34"/>
    <w:lvl w:ilvl="0">
      <w:start w:val="2"/>
      <w:numFmt w:val="decimal"/>
      <w:lvlText w:val="%1."/>
      <w:lvlJc w:val="left"/>
      <w:pPr>
        <w:ind w:left="450" w:hanging="450"/>
      </w:pPr>
      <w:rPr>
        <w:rFonts w:hint="default"/>
      </w:rPr>
    </w:lvl>
    <w:lvl w:ilvl="1">
      <w:start w:val="5"/>
      <w:numFmt w:val="decimal"/>
      <w:lvlText w:val="%1.%2."/>
      <w:lvlJc w:val="left"/>
      <w:pPr>
        <w:ind w:left="1155" w:hanging="450"/>
      </w:pPr>
      <w:rPr>
        <w:rFonts w:hint="default"/>
        <w:b/>
      </w:rPr>
    </w:lvl>
    <w:lvl w:ilvl="2">
      <w:start w:val="1"/>
      <w:numFmt w:val="decimal"/>
      <w:lvlText w:val="%1.%2.%3."/>
      <w:lvlJc w:val="left"/>
      <w:pPr>
        <w:ind w:left="2130" w:hanging="720"/>
      </w:pPr>
      <w:rPr>
        <w:rFonts w:hint="default"/>
        <w:b/>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6" w15:restartNumberingAfterBreak="0">
    <w:nsid w:val="0FF55A0C"/>
    <w:multiLevelType w:val="multilevel"/>
    <w:tmpl w:val="48066AA0"/>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4.2.%3."/>
      <w:lvlJc w:val="left"/>
      <w:pPr>
        <w:tabs>
          <w:tab w:val="num" w:pos="1146"/>
        </w:tabs>
        <w:ind w:left="1146"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2EB7107"/>
    <w:multiLevelType w:val="multilevel"/>
    <w:tmpl w:val="A9383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854" w:hanging="720"/>
      </w:pPr>
      <w:rPr>
        <w:rFonts w:hint="default"/>
        <w:b/>
        <w:i w:val="0"/>
      </w:rPr>
    </w:lvl>
    <w:lvl w:ilvl="3">
      <w:start w:val="1"/>
      <w:numFmt w:val="decimal"/>
      <w:lvlText w:val="%1.%2.%3.%4."/>
      <w:lvlJc w:val="left"/>
      <w:pPr>
        <w:ind w:left="2989" w:hanging="720"/>
      </w:pPr>
      <w:rPr>
        <w:rFonts w:hint="default"/>
        <w:b/>
        <w:color w:val="000000"/>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8" w15:restartNumberingAfterBreak="0">
    <w:nsid w:val="144432DE"/>
    <w:multiLevelType w:val="multilevel"/>
    <w:tmpl w:val="6CBAB86A"/>
    <w:lvl w:ilvl="0">
      <w:start w:val="7"/>
      <w:numFmt w:val="decimal"/>
      <w:lvlText w:val="%1."/>
      <w:lvlJc w:val="left"/>
      <w:pPr>
        <w:ind w:left="360" w:hanging="360"/>
      </w:pPr>
      <w:rPr>
        <w:rFonts w:hint="default"/>
        <w:b/>
      </w:rPr>
    </w:lvl>
    <w:lvl w:ilvl="1">
      <w:start w:val="1"/>
      <w:numFmt w:val="decimal"/>
      <w:lvlText w:val="10.%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183B33FA"/>
    <w:multiLevelType w:val="multilevel"/>
    <w:tmpl w:val="D2A48E7E"/>
    <w:lvl w:ilvl="0">
      <w:start w:val="3"/>
      <w:numFmt w:val="decimal"/>
      <w:lvlText w:val="%1."/>
      <w:lvlJc w:val="left"/>
      <w:pPr>
        <w:ind w:left="450" w:hanging="450"/>
      </w:pPr>
      <w:rPr>
        <w:rFonts w:hint="default"/>
        <w:u w:val="single"/>
      </w:rPr>
    </w:lvl>
    <w:lvl w:ilvl="1">
      <w:start w:val="4"/>
      <w:numFmt w:val="decimal"/>
      <w:lvlText w:val="%1.%2."/>
      <w:lvlJc w:val="left"/>
      <w:pPr>
        <w:ind w:left="1306" w:hanging="450"/>
      </w:pPr>
      <w:rPr>
        <w:rFonts w:hint="default"/>
        <w:b/>
        <w:u w:val="none"/>
      </w:rPr>
    </w:lvl>
    <w:lvl w:ilvl="2">
      <w:start w:val="1"/>
      <w:numFmt w:val="decimal"/>
      <w:lvlText w:val="%1.%2.%3."/>
      <w:lvlJc w:val="left"/>
      <w:pPr>
        <w:ind w:left="2432" w:hanging="720"/>
      </w:pPr>
      <w:rPr>
        <w:rFonts w:hint="default"/>
        <w:b/>
        <w:u w:val="none"/>
      </w:rPr>
    </w:lvl>
    <w:lvl w:ilvl="3">
      <w:start w:val="1"/>
      <w:numFmt w:val="decimal"/>
      <w:lvlText w:val="%1.%2.%3.%4."/>
      <w:lvlJc w:val="left"/>
      <w:pPr>
        <w:ind w:left="3288" w:hanging="720"/>
      </w:pPr>
      <w:rPr>
        <w:rFonts w:hint="default"/>
        <w:b/>
        <w:u w:val="none"/>
      </w:rPr>
    </w:lvl>
    <w:lvl w:ilvl="4">
      <w:start w:val="1"/>
      <w:numFmt w:val="decimal"/>
      <w:lvlText w:val="%1.%2.%3.%4.%5."/>
      <w:lvlJc w:val="left"/>
      <w:pPr>
        <w:ind w:left="4504" w:hanging="1080"/>
      </w:pPr>
      <w:rPr>
        <w:rFonts w:hint="default"/>
        <w:u w:val="single"/>
      </w:rPr>
    </w:lvl>
    <w:lvl w:ilvl="5">
      <w:start w:val="1"/>
      <w:numFmt w:val="decimal"/>
      <w:lvlText w:val="%1.%2.%3.%4.%5.%6."/>
      <w:lvlJc w:val="left"/>
      <w:pPr>
        <w:ind w:left="5360" w:hanging="1080"/>
      </w:pPr>
      <w:rPr>
        <w:rFonts w:hint="default"/>
        <w:u w:val="single"/>
      </w:rPr>
    </w:lvl>
    <w:lvl w:ilvl="6">
      <w:start w:val="1"/>
      <w:numFmt w:val="decimal"/>
      <w:lvlText w:val="%1.%2.%3.%4.%5.%6.%7."/>
      <w:lvlJc w:val="left"/>
      <w:pPr>
        <w:ind w:left="6216" w:hanging="1080"/>
      </w:pPr>
      <w:rPr>
        <w:rFonts w:hint="default"/>
        <w:u w:val="single"/>
      </w:rPr>
    </w:lvl>
    <w:lvl w:ilvl="7">
      <w:start w:val="1"/>
      <w:numFmt w:val="decimal"/>
      <w:lvlText w:val="%1.%2.%3.%4.%5.%6.%7.%8."/>
      <w:lvlJc w:val="left"/>
      <w:pPr>
        <w:ind w:left="7432" w:hanging="1440"/>
      </w:pPr>
      <w:rPr>
        <w:rFonts w:hint="default"/>
        <w:u w:val="single"/>
      </w:rPr>
    </w:lvl>
    <w:lvl w:ilvl="8">
      <w:start w:val="1"/>
      <w:numFmt w:val="decimal"/>
      <w:lvlText w:val="%1.%2.%3.%4.%5.%6.%7.%8.%9."/>
      <w:lvlJc w:val="left"/>
      <w:pPr>
        <w:ind w:left="8288" w:hanging="1440"/>
      </w:pPr>
      <w:rPr>
        <w:rFonts w:hint="default"/>
        <w:u w:val="single"/>
      </w:rPr>
    </w:lvl>
  </w:abstractNum>
  <w:abstractNum w:abstractNumId="20" w15:restartNumberingAfterBreak="0">
    <w:nsid w:val="18691A12"/>
    <w:multiLevelType w:val="multilevel"/>
    <w:tmpl w:val="CC4AC7D0"/>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sz w:val="22"/>
        <w:szCs w:val="22"/>
        <w:lang w:val="x-none"/>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21" w15:restartNumberingAfterBreak="0">
    <w:nsid w:val="19A44B94"/>
    <w:multiLevelType w:val="hybridMultilevel"/>
    <w:tmpl w:val="7A34B1BA"/>
    <w:lvl w:ilvl="0" w:tplc="24B81DF6">
      <w:start w:val="3"/>
      <w:numFmt w:val="bullet"/>
      <w:lvlText w:val="-"/>
      <w:lvlJc w:val="left"/>
      <w:pPr>
        <w:ind w:left="1854" w:hanging="360"/>
      </w:pPr>
      <w:rPr>
        <w:rFonts w:ascii="Calibri" w:eastAsia="Calibri" w:hAnsi="Calibri" w:cs="Times New Roman"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2" w15:restartNumberingAfterBreak="0">
    <w:nsid w:val="1C286945"/>
    <w:multiLevelType w:val="multilevel"/>
    <w:tmpl w:val="8E908C62"/>
    <w:lvl w:ilvl="0">
      <w:start w:val="7"/>
      <w:numFmt w:val="decimal"/>
      <w:lvlText w:val="%1."/>
      <w:lvlJc w:val="left"/>
      <w:pPr>
        <w:ind w:left="450" w:hanging="450"/>
      </w:pPr>
      <w:rPr>
        <w:rFonts w:hint="default"/>
      </w:rPr>
    </w:lvl>
    <w:lvl w:ilvl="1">
      <w:start w:val="1"/>
      <w:numFmt w:val="decimal"/>
      <w:lvlText w:val="%1.%2."/>
      <w:lvlJc w:val="left"/>
      <w:pPr>
        <w:ind w:left="1377" w:hanging="450"/>
      </w:pPr>
      <w:rPr>
        <w:rFonts w:hint="default"/>
      </w:rPr>
    </w:lvl>
    <w:lvl w:ilvl="2">
      <w:start w:val="4"/>
      <w:numFmt w:val="decimal"/>
      <w:lvlText w:val="%1.%2.%3."/>
      <w:lvlJc w:val="left"/>
      <w:pPr>
        <w:ind w:left="2574" w:hanging="720"/>
      </w:pPr>
      <w:rPr>
        <w:rFonts w:hint="default"/>
        <w:b/>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6642" w:hanging="108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23" w15:restartNumberingAfterBreak="0">
    <w:nsid w:val="1DD8294F"/>
    <w:multiLevelType w:val="multilevel"/>
    <w:tmpl w:val="3B80FF24"/>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3"/>
      <w:numFmt w:val="decimal"/>
      <w:lvlText w:val="%1.%2.%3."/>
      <w:lvlJc w:val="left"/>
      <w:pPr>
        <w:ind w:left="720" w:hanging="720"/>
      </w:pPr>
      <w:rPr>
        <w:rFonts w:ascii="Times New Roman" w:hAnsi="Times New Roman" w:cs="Times New Roman" w:hint="default"/>
        <w:b/>
        <w:bCs/>
        <w:i w:val="0"/>
        <w:iCs/>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1E3637DF"/>
    <w:multiLevelType w:val="multilevel"/>
    <w:tmpl w:val="4E269AB2"/>
    <w:lvl w:ilvl="0">
      <w:start w:val="9"/>
      <w:numFmt w:val="decimal"/>
      <w:lvlText w:val="%1."/>
      <w:lvlJc w:val="left"/>
      <w:pPr>
        <w:ind w:left="360" w:hanging="360"/>
      </w:pPr>
      <w:rPr>
        <w:rFonts w:hint="default"/>
      </w:rPr>
    </w:lvl>
    <w:lvl w:ilvl="1">
      <w:start w:val="6"/>
      <w:numFmt w:val="decimal"/>
      <w:lvlText w:val="%1.%2."/>
      <w:lvlJc w:val="left"/>
      <w:pPr>
        <w:ind w:left="785" w:hanging="36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F763073"/>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237E5C14"/>
    <w:multiLevelType w:val="multilevel"/>
    <w:tmpl w:val="FACE6770"/>
    <w:lvl w:ilvl="0">
      <w:start w:val="12"/>
      <w:numFmt w:val="decimal"/>
      <w:lvlText w:val="%1."/>
      <w:lvlJc w:val="left"/>
      <w:pPr>
        <w:ind w:left="435" w:hanging="435"/>
      </w:pPr>
      <w:rPr>
        <w:rFonts w:hint="default"/>
      </w:rPr>
    </w:lvl>
    <w:lvl w:ilvl="1">
      <w:start w:val="1"/>
      <w:numFmt w:val="decimal"/>
      <w:lvlText w:val="13.%2."/>
      <w:lvlJc w:val="left"/>
      <w:pPr>
        <w:ind w:left="1713" w:hanging="720"/>
      </w:pPr>
      <w:rPr>
        <w:rFonts w:hint="default"/>
        <w:b/>
      </w:rPr>
    </w:lvl>
    <w:lvl w:ilvl="2">
      <w:start w:val="12"/>
      <w:numFmt w:val="decimal"/>
      <w:lvlText w:val="13.2.%3."/>
      <w:lvlJc w:val="left"/>
      <w:pPr>
        <w:ind w:left="2706" w:hanging="720"/>
      </w:pPr>
      <w:rPr>
        <w:rFonts w:hint="default"/>
        <w:b/>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27" w15:restartNumberingAfterBreak="0">
    <w:nsid w:val="241166B5"/>
    <w:multiLevelType w:val="hybridMultilevel"/>
    <w:tmpl w:val="A7CE3788"/>
    <w:lvl w:ilvl="0" w:tplc="245C47AA">
      <w:start w:val="1"/>
      <w:numFmt w:val="decimal"/>
      <w:lvlText w:val="%1)"/>
      <w:lvlJc w:val="left"/>
      <w:pPr>
        <w:ind w:left="2061" w:hanging="360"/>
      </w:pPr>
      <w:rPr>
        <w:rFonts w:hint="default"/>
      </w:rPr>
    </w:lvl>
    <w:lvl w:ilvl="1" w:tplc="04190019" w:tentative="1">
      <w:start w:val="1"/>
      <w:numFmt w:val="lowerLetter"/>
      <w:lvlText w:val="%2."/>
      <w:lvlJc w:val="left"/>
      <w:pPr>
        <w:ind w:left="2781" w:hanging="360"/>
      </w:pPr>
    </w:lvl>
    <w:lvl w:ilvl="2" w:tplc="0419001B" w:tentative="1">
      <w:start w:val="1"/>
      <w:numFmt w:val="lowerRoman"/>
      <w:lvlText w:val="%3."/>
      <w:lvlJc w:val="right"/>
      <w:pPr>
        <w:ind w:left="3501" w:hanging="180"/>
      </w:pPr>
    </w:lvl>
    <w:lvl w:ilvl="3" w:tplc="0419000F" w:tentative="1">
      <w:start w:val="1"/>
      <w:numFmt w:val="decimal"/>
      <w:lvlText w:val="%4."/>
      <w:lvlJc w:val="left"/>
      <w:pPr>
        <w:ind w:left="4221" w:hanging="360"/>
      </w:pPr>
    </w:lvl>
    <w:lvl w:ilvl="4" w:tplc="04190019" w:tentative="1">
      <w:start w:val="1"/>
      <w:numFmt w:val="lowerLetter"/>
      <w:lvlText w:val="%5."/>
      <w:lvlJc w:val="left"/>
      <w:pPr>
        <w:ind w:left="4941" w:hanging="360"/>
      </w:pPr>
    </w:lvl>
    <w:lvl w:ilvl="5" w:tplc="0419001B" w:tentative="1">
      <w:start w:val="1"/>
      <w:numFmt w:val="lowerRoman"/>
      <w:lvlText w:val="%6."/>
      <w:lvlJc w:val="right"/>
      <w:pPr>
        <w:ind w:left="5661" w:hanging="180"/>
      </w:pPr>
    </w:lvl>
    <w:lvl w:ilvl="6" w:tplc="0419000F" w:tentative="1">
      <w:start w:val="1"/>
      <w:numFmt w:val="decimal"/>
      <w:lvlText w:val="%7."/>
      <w:lvlJc w:val="left"/>
      <w:pPr>
        <w:ind w:left="6381" w:hanging="360"/>
      </w:pPr>
    </w:lvl>
    <w:lvl w:ilvl="7" w:tplc="04190019" w:tentative="1">
      <w:start w:val="1"/>
      <w:numFmt w:val="lowerLetter"/>
      <w:lvlText w:val="%8."/>
      <w:lvlJc w:val="left"/>
      <w:pPr>
        <w:ind w:left="7101" w:hanging="360"/>
      </w:pPr>
    </w:lvl>
    <w:lvl w:ilvl="8" w:tplc="0419001B" w:tentative="1">
      <w:start w:val="1"/>
      <w:numFmt w:val="lowerRoman"/>
      <w:lvlText w:val="%9."/>
      <w:lvlJc w:val="right"/>
      <w:pPr>
        <w:ind w:left="7821" w:hanging="180"/>
      </w:pPr>
    </w:lvl>
  </w:abstractNum>
  <w:abstractNum w:abstractNumId="28" w15:restartNumberingAfterBreak="0">
    <w:nsid w:val="24451BEE"/>
    <w:multiLevelType w:val="multilevel"/>
    <w:tmpl w:val="C77EB0DE"/>
    <w:lvl w:ilvl="0">
      <w:start w:val="3"/>
      <w:numFmt w:val="decimal"/>
      <w:lvlText w:val="%1."/>
      <w:lvlJc w:val="left"/>
      <w:pPr>
        <w:ind w:left="645" w:hanging="645"/>
      </w:pPr>
      <w:rPr>
        <w:rFonts w:hint="default"/>
      </w:rPr>
    </w:lvl>
    <w:lvl w:ilvl="1">
      <w:start w:val="11"/>
      <w:numFmt w:val="decimal"/>
      <w:lvlText w:val="%1.%2."/>
      <w:lvlJc w:val="left"/>
      <w:pPr>
        <w:ind w:left="1400" w:hanging="645"/>
      </w:pPr>
      <w:rPr>
        <w:rFonts w:hint="default"/>
      </w:rPr>
    </w:lvl>
    <w:lvl w:ilvl="2">
      <w:start w:val="2"/>
      <w:numFmt w:val="decimal"/>
      <w:lvlText w:val="%1.%2.%3."/>
      <w:lvlJc w:val="left"/>
      <w:pPr>
        <w:ind w:left="2230" w:hanging="720"/>
      </w:pPr>
      <w:rPr>
        <w:rFonts w:hint="default"/>
        <w:b/>
      </w:rPr>
    </w:lvl>
    <w:lvl w:ilvl="3">
      <w:start w:val="1"/>
      <w:numFmt w:val="decimal"/>
      <w:lvlText w:val="%1.%2.%3.%4."/>
      <w:lvlJc w:val="left"/>
      <w:pPr>
        <w:ind w:left="2985" w:hanging="720"/>
      </w:pPr>
      <w:rPr>
        <w:rFonts w:hint="default"/>
      </w:rPr>
    </w:lvl>
    <w:lvl w:ilvl="4">
      <w:start w:val="1"/>
      <w:numFmt w:val="decimal"/>
      <w:lvlText w:val="%1.%2.%3.%4.%5."/>
      <w:lvlJc w:val="left"/>
      <w:pPr>
        <w:ind w:left="4100" w:hanging="1080"/>
      </w:pPr>
      <w:rPr>
        <w:rFonts w:hint="default"/>
      </w:rPr>
    </w:lvl>
    <w:lvl w:ilvl="5">
      <w:start w:val="1"/>
      <w:numFmt w:val="decimal"/>
      <w:lvlText w:val="%1.%2.%3.%4.%5.%6."/>
      <w:lvlJc w:val="left"/>
      <w:pPr>
        <w:ind w:left="4855" w:hanging="1080"/>
      </w:pPr>
      <w:rPr>
        <w:rFonts w:hint="default"/>
      </w:rPr>
    </w:lvl>
    <w:lvl w:ilvl="6">
      <w:start w:val="1"/>
      <w:numFmt w:val="decimal"/>
      <w:lvlText w:val="%1.%2.%3.%4.%5.%6.%7."/>
      <w:lvlJc w:val="left"/>
      <w:pPr>
        <w:ind w:left="5970" w:hanging="1440"/>
      </w:pPr>
      <w:rPr>
        <w:rFonts w:hint="default"/>
      </w:rPr>
    </w:lvl>
    <w:lvl w:ilvl="7">
      <w:start w:val="1"/>
      <w:numFmt w:val="decimal"/>
      <w:lvlText w:val="%1.%2.%3.%4.%5.%6.%7.%8."/>
      <w:lvlJc w:val="left"/>
      <w:pPr>
        <w:ind w:left="6725" w:hanging="1440"/>
      </w:pPr>
      <w:rPr>
        <w:rFonts w:hint="default"/>
      </w:rPr>
    </w:lvl>
    <w:lvl w:ilvl="8">
      <w:start w:val="1"/>
      <w:numFmt w:val="decimal"/>
      <w:lvlText w:val="%1.%2.%3.%4.%5.%6.%7.%8.%9."/>
      <w:lvlJc w:val="left"/>
      <w:pPr>
        <w:ind w:left="7840" w:hanging="1800"/>
      </w:pPr>
      <w:rPr>
        <w:rFonts w:hint="default"/>
      </w:rPr>
    </w:lvl>
  </w:abstractNum>
  <w:abstractNum w:abstractNumId="29" w15:restartNumberingAfterBreak="0">
    <w:nsid w:val="26A67767"/>
    <w:multiLevelType w:val="multilevel"/>
    <w:tmpl w:val="811EC9FC"/>
    <w:lvl w:ilvl="0">
      <w:start w:val="4"/>
      <w:numFmt w:val="decimal"/>
      <w:lvlText w:val="%1."/>
      <w:lvlJc w:val="left"/>
      <w:pPr>
        <w:ind w:left="540" w:hanging="540"/>
      </w:pPr>
      <w:rPr>
        <w:rFonts w:hint="default"/>
      </w:rPr>
    </w:lvl>
    <w:lvl w:ilvl="1">
      <w:start w:val="4"/>
      <w:numFmt w:val="decimal"/>
      <w:lvlText w:val="%1.%2."/>
      <w:lvlJc w:val="left"/>
      <w:pPr>
        <w:ind w:left="682" w:hanging="540"/>
      </w:pPr>
      <w:rPr>
        <w:rFonts w:hint="default"/>
      </w:rPr>
    </w:lvl>
    <w:lvl w:ilvl="2">
      <w:start w:val="9"/>
      <w:numFmt w:val="decimal"/>
      <w:lvlText w:val="%1.%2.%3."/>
      <w:lvlJc w:val="left"/>
      <w:pPr>
        <w:ind w:left="1004" w:hanging="720"/>
      </w:pPr>
      <w:rPr>
        <w:rFonts w:ascii="Times New Roman" w:hAnsi="Times New Roman" w:cs="Times New Roman" w:hint="default"/>
        <w:b/>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0" w15:restartNumberingAfterBreak="0">
    <w:nsid w:val="26AD77B5"/>
    <w:multiLevelType w:val="multilevel"/>
    <w:tmpl w:val="03288C36"/>
    <w:lvl w:ilvl="0">
      <w:start w:val="7"/>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7C310D0"/>
    <w:multiLevelType w:val="multilevel"/>
    <w:tmpl w:val="62B2D2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854" w:hanging="720"/>
      </w:pPr>
      <w:rPr>
        <w:rFonts w:hint="default"/>
        <w:b/>
        <w:i w:val="0"/>
      </w:rPr>
    </w:lvl>
    <w:lvl w:ilvl="3">
      <w:start w:val="1"/>
      <w:numFmt w:val="decimal"/>
      <w:lvlText w:val="%1.%2.%3.%4."/>
      <w:lvlJc w:val="left"/>
      <w:pPr>
        <w:ind w:left="2989" w:hanging="720"/>
      </w:pPr>
      <w:rPr>
        <w:rFonts w:hint="default"/>
        <w:b/>
        <w:color w:val="000000"/>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2DEA3506"/>
    <w:multiLevelType w:val="multilevel"/>
    <w:tmpl w:val="0BA2B744"/>
    <w:lvl w:ilvl="0">
      <w:start w:val="1"/>
      <w:numFmt w:val="decimal"/>
      <w:lvlText w:val="%1)"/>
      <w:lvlJc w:val="left"/>
      <w:pPr>
        <w:tabs>
          <w:tab w:val="num" w:pos="360"/>
        </w:tabs>
        <w:ind w:left="360" w:hanging="360"/>
      </w:pPr>
      <w:rPr>
        <w:rFonts w:hint="default"/>
        <w:b/>
      </w:rPr>
    </w:lvl>
    <w:lvl w:ilvl="1">
      <w:start w:val="1"/>
      <w:numFmt w:val="decimal"/>
      <w:lvlText w:val="8.%2."/>
      <w:lvlJc w:val="left"/>
      <w:pPr>
        <w:ind w:left="1429" w:hanging="720"/>
      </w:pPr>
      <w:rPr>
        <w:rFonts w:hint="default"/>
        <w:b/>
      </w:rPr>
    </w:lvl>
    <w:lvl w:ilvl="2">
      <w:start w:val="7"/>
      <w:numFmt w:val="decimal"/>
      <w:lvlText w:val="8.1.%3."/>
      <w:lvlJc w:val="left"/>
      <w:pPr>
        <w:ind w:left="2138"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2F546E3E"/>
    <w:multiLevelType w:val="multilevel"/>
    <w:tmpl w:val="8D8EF432"/>
    <w:lvl w:ilvl="0">
      <w:start w:val="12"/>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1"/>
      <w:numFmt w:val="decimal"/>
      <w:lvlText w:val="%1.%2.%3."/>
      <w:lvlJc w:val="left"/>
      <w:pPr>
        <w:ind w:left="720" w:hanging="720"/>
      </w:pPr>
      <w:rPr>
        <w:rFonts w:ascii="Times New Roman" w:hAnsi="Times New Roman" w:cs="Times New Roman"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F8968F7"/>
    <w:multiLevelType w:val="multilevel"/>
    <w:tmpl w:val="BC882E9C"/>
    <w:lvl w:ilvl="0">
      <w:start w:val="3"/>
      <w:numFmt w:val="decimal"/>
      <w:lvlText w:val="%1."/>
      <w:lvlJc w:val="left"/>
      <w:pPr>
        <w:ind w:left="600" w:hanging="600"/>
      </w:pPr>
      <w:rPr>
        <w:rFonts w:hint="default"/>
      </w:rPr>
    </w:lvl>
    <w:lvl w:ilvl="1">
      <w:start w:val="9"/>
      <w:numFmt w:val="decimal"/>
      <w:lvlText w:val="%1.%2."/>
      <w:lvlJc w:val="left"/>
      <w:pPr>
        <w:ind w:left="1355" w:hanging="600"/>
      </w:pPr>
      <w:rPr>
        <w:rFonts w:hint="default"/>
      </w:rPr>
    </w:lvl>
    <w:lvl w:ilvl="2">
      <w:start w:val="1"/>
      <w:numFmt w:val="decimal"/>
      <w:lvlText w:val="%1.%2.%3."/>
      <w:lvlJc w:val="left"/>
      <w:pPr>
        <w:ind w:left="2230" w:hanging="720"/>
      </w:pPr>
      <w:rPr>
        <w:rFonts w:hint="default"/>
        <w:b/>
      </w:rPr>
    </w:lvl>
    <w:lvl w:ilvl="3">
      <w:start w:val="3"/>
      <w:numFmt w:val="decimal"/>
      <w:lvlText w:val="%1.%2.%3.%4."/>
      <w:lvlJc w:val="left"/>
      <w:pPr>
        <w:ind w:left="2985" w:hanging="720"/>
      </w:pPr>
      <w:rPr>
        <w:rFonts w:hint="default"/>
        <w:b/>
      </w:rPr>
    </w:lvl>
    <w:lvl w:ilvl="4">
      <w:start w:val="1"/>
      <w:numFmt w:val="decimal"/>
      <w:lvlText w:val="%1.%2.%3.%4.%5."/>
      <w:lvlJc w:val="left"/>
      <w:pPr>
        <w:ind w:left="4100" w:hanging="1080"/>
      </w:pPr>
      <w:rPr>
        <w:rFonts w:hint="default"/>
      </w:rPr>
    </w:lvl>
    <w:lvl w:ilvl="5">
      <w:start w:val="1"/>
      <w:numFmt w:val="decimal"/>
      <w:lvlText w:val="%1.%2.%3.%4.%5.%6."/>
      <w:lvlJc w:val="left"/>
      <w:pPr>
        <w:ind w:left="4855" w:hanging="1080"/>
      </w:pPr>
      <w:rPr>
        <w:rFonts w:hint="default"/>
      </w:rPr>
    </w:lvl>
    <w:lvl w:ilvl="6">
      <w:start w:val="1"/>
      <w:numFmt w:val="decimal"/>
      <w:lvlText w:val="%1.%2.%3.%4.%5.%6.%7."/>
      <w:lvlJc w:val="left"/>
      <w:pPr>
        <w:ind w:left="5610" w:hanging="1080"/>
      </w:pPr>
      <w:rPr>
        <w:rFonts w:hint="default"/>
      </w:rPr>
    </w:lvl>
    <w:lvl w:ilvl="7">
      <w:start w:val="1"/>
      <w:numFmt w:val="decimal"/>
      <w:lvlText w:val="%1.%2.%3.%4.%5.%6.%7.%8."/>
      <w:lvlJc w:val="left"/>
      <w:pPr>
        <w:ind w:left="6725" w:hanging="1440"/>
      </w:pPr>
      <w:rPr>
        <w:rFonts w:hint="default"/>
      </w:rPr>
    </w:lvl>
    <w:lvl w:ilvl="8">
      <w:start w:val="1"/>
      <w:numFmt w:val="decimal"/>
      <w:lvlText w:val="%1.%2.%3.%4.%5.%6.%7.%8.%9."/>
      <w:lvlJc w:val="left"/>
      <w:pPr>
        <w:ind w:left="7480" w:hanging="1440"/>
      </w:pPr>
      <w:rPr>
        <w:rFonts w:hint="default"/>
      </w:rPr>
    </w:lvl>
  </w:abstractNum>
  <w:abstractNum w:abstractNumId="35" w15:restartNumberingAfterBreak="0">
    <w:nsid w:val="31276901"/>
    <w:multiLevelType w:val="multilevel"/>
    <w:tmpl w:val="B3E62A34"/>
    <w:lvl w:ilvl="0">
      <w:start w:val="2"/>
      <w:numFmt w:val="decimal"/>
      <w:lvlText w:val="%1."/>
      <w:lvlJc w:val="left"/>
      <w:pPr>
        <w:ind w:left="450" w:hanging="450"/>
      </w:pPr>
      <w:rPr>
        <w:rFonts w:hint="default"/>
      </w:rPr>
    </w:lvl>
    <w:lvl w:ilvl="1">
      <w:start w:val="5"/>
      <w:numFmt w:val="decimal"/>
      <w:lvlText w:val="%1.%2."/>
      <w:lvlJc w:val="left"/>
      <w:pPr>
        <w:ind w:left="1155" w:hanging="450"/>
      </w:pPr>
      <w:rPr>
        <w:rFonts w:hint="default"/>
        <w:b/>
      </w:rPr>
    </w:lvl>
    <w:lvl w:ilvl="2">
      <w:start w:val="1"/>
      <w:numFmt w:val="decimal"/>
      <w:lvlText w:val="%1.%2.%3."/>
      <w:lvlJc w:val="left"/>
      <w:pPr>
        <w:ind w:left="2130" w:hanging="720"/>
      </w:pPr>
      <w:rPr>
        <w:rFonts w:hint="default"/>
        <w:b/>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6" w15:restartNumberingAfterBreak="0">
    <w:nsid w:val="31DF722C"/>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35A37D20"/>
    <w:multiLevelType w:val="hybridMultilevel"/>
    <w:tmpl w:val="4CF23DFC"/>
    <w:lvl w:ilvl="0" w:tplc="43022228">
      <w:start w:val="1"/>
      <w:numFmt w:val="decimal"/>
      <w:lvlText w:val="%1)"/>
      <w:lvlJc w:val="left"/>
      <w:pPr>
        <w:ind w:left="1495" w:hanging="360"/>
      </w:pPr>
      <w:rPr>
        <w:rFonts w:hint="default"/>
        <w:b/>
        <w:color w:val="auto"/>
      </w:rPr>
    </w:lvl>
    <w:lvl w:ilvl="1" w:tplc="04220003" w:tentative="1">
      <w:start w:val="1"/>
      <w:numFmt w:val="bullet"/>
      <w:lvlText w:val="o"/>
      <w:lvlJc w:val="left"/>
      <w:pPr>
        <w:ind w:left="2215" w:hanging="360"/>
      </w:pPr>
      <w:rPr>
        <w:rFonts w:ascii="Courier New" w:hAnsi="Courier New" w:cs="Courier New" w:hint="default"/>
      </w:rPr>
    </w:lvl>
    <w:lvl w:ilvl="2" w:tplc="04220005" w:tentative="1">
      <w:start w:val="1"/>
      <w:numFmt w:val="bullet"/>
      <w:lvlText w:val=""/>
      <w:lvlJc w:val="left"/>
      <w:pPr>
        <w:ind w:left="2935" w:hanging="360"/>
      </w:pPr>
      <w:rPr>
        <w:rFonts w:ascii="Wingdings" w:hAnsi="Wingdings" w:hint="default"/>
      </w:rPr>
    </w:lvl>
    <w:lvl w:ilvl="3" w:tplc="04220001" w:tentative="1">
      <w:start w:val="1"/>
      <w:numFmt w:val="bullet"/>
      <w:lvlText w:val=""/>
      <w:lvlJc w:val="left"/>
      <w:pPr>
        <w:ind w:left="3655" w:hanging="360"/>
      </w:pPr>
      <w:rPr>
        <w:rFonts w:ascii="Symbol" w:hAnsi="Symbol" w:hint="default"/>
      </w:rPr>
    </w:lvl>
    <w:lvl w:ilvl="4" w:tplc="04220003" w:tentative="1">
      <w:start w:val="1"/>
      <w:numFmt w:val="bullet"/>
      <w:lvlText w:val="o"/>
      <w:lvlJc w:val="left"/>
      <w:pPr>
        <w:ind w:left="4375" w:hanging="360"/>
      </w:pPr>
      <w:rPr>
        <w:rFonts w:ascii="Courier New" w:hAnsi="Courier New" w:cs="Courier New" w:hint="default"/>
      </w:rPr>
    </w:lvl>
    <w:lvl w:ilvl="5" w:tplc="04220005" w:tentative="1">
      <w:start w:val="1"/>
      <w:numFmt w:val="bullet"/>
      <w:lvlText w:val=""/>
      <w:lvlJc w:val="left"/>
      <w:pPr>
        <w:ind w:left="5095" w:hanging="360"/>
      </w:pPr>
      <w:rPr>
        <w:rFonts w:ascii="Wingdings" w:hAnsi="Wingdings" w:hint="default"/>
      </w:rPr>
    </w:lvl>
    <w:lvl w:ilvl="6" w:tplc="04220001" w:tentative="1">
      <w:start w:val="1"/>
      <w:numFmt w:val="bullet"/>
      <w:lvlText w:val=""/>
      <w:lvlJc w:val="left"/>
      <w:pPr>
        <w:ind w:left="5815" w:hanging="360"/>
      </w:pPr>
      <w:rPr>
        <w:rFonts w:ascii="Symbol" w:hAnsi="Symbol" w:hint="default"/>
      </w:rPr>
    </w:lvl>
    <w:lvl w:ilvl="7" w:tplc="04220003" w:tentative="1">
      <w:start w:val="1"/>
      <w:numFmt w:val="bullet"/>
      <w:lvlText w:val="o"/>
      <w:lvlJc w:val="left"/>
      <w:pPr>
        <w:ind w:left="6535" w:hanging="360"/>
      </w:pPr>
      <w:rPr>
        <w:rFonts w:ascii="Courier New" w:hAnsi="Courier New" w:cs="Courier New" w:hint="default"/>
      </w:rPr>
    </w:lvl>
    <w:lvl w:ilvl="8" w:tplc="04220005" w:tentative="1">
      <w:start w:val="1"/>
      <w:numFmt w:val="bullet"/>
      <w:lvlText w:val=""/>
      <w:lvlJc w:val="left"/>
      <w:pPr>
        <w:ind w:left="7255" w:hanging="360"/>
      </w:pPr>
      <w:rPr>
        <w:rFonts w:ascii="Wingdings" w:hAnsi="Wingdings" w:hint="default"/>
      </w:rPr>
    </w:lvl>
  </w:abstractNum>
  <w:abstractNum w:abstractNumId="38" w15:restartNumberingAfterBreak="0">
    <w:nsid w:val="3C210BA1"/>
    <w:multiLevelType w:val="hybridMultilevel"/>
    <w:tmpl w:val="B86EE898"/>
    <w:lvl w:ilvl="0" w:tplc="093EE9CC">
      <w:start w:val="1"/>
      <w:numFmt w:val="decimal"/>
      <w:lvlText w:val="%1)"/>
      <w:lvlJc w:val="left"/>
      <w:pPr>
        <w:ind w:left="1260" w:hanging="360"/>
      </w:pPr>
      <w:rPr>
        <w:rFonts w:hint="default"/>
        <w:b/>
      </w:rPr>
    </w:lvl>
    <w:lvl w:ilvl="1" w:tplc="04190019">
      <w:start w:val="1"/>
      <w:numFmt w:val="lowerLetter"/>
      <w:lvlText w:val="%2."/>
      <w:lvlJc w:val="left"/>
      <w:pPr>
        <w:ind w:left="1980" w:hanging="360"/>
      </w:pPr>
    </w:lvl>
    <w:lvl w:ilvl="2" w:tplc="0419001B">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9" w15:restartNumberingAfterBreak="0">
    <w:nsid w:val="3D0D5581"/>
    <w:multiLevelType w:val="multilevel"/>
    <w:tmpl w:val="C172C36A"/>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900" w:hanging="360"/>
      </w:pPr>
      <w:rPr>
        <w:rFonts w:hint="default"/>
        <w:b/>
      </w:rPr>
    </w:lvl>
    <w:lvl w:ilvl="2">
      <w:start w:val="1"/>
      <w:numFmt w:val="decimal"/>
      <w:lvlText w:val="%1.%2.%3."/>
      <w:lvlJc w:val="left"/>
      <w:pPr>
        <w:tabs>
          <w:tab w:val="num" w:pos="8659"/>
        </w:tabs>
        <w:ind w:left="8659"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3DD73127"/>
    <w:multiLevelType w:val="multilevel"/>
    <w:tmpl w:val="7BFE4FAC"/>
    <w:lvl w:ilvl="0">
      <w:start w:val="1"/>
      <w:numFmt w:val="decimal"/>
      <w:lvlText w:val="%1."/>
      <w:lvlJc w:val="left"/>
      <w:pPr>
        <w:ind w:left="495" w:hanging="495"/>
      </w:pPr>
      <w:rPr>
        <w:rFonts w:hint="default"/>
        <w:b/>
        <w:i/>
      </w:rPr>
    </w:lvl>
    <w:lvl w:ilvl="1">
      <w:start w:val="1"/>
      <w:numFmt w:val="decimal"/>
      <w:lvlText w:val="%1.%2."/>
      <w:lvlJc w:val="left"/>
      <w:pPr>
        <w:ind w:left="1202" w:hanging="495"/>
      </w:pPr>
      <w:rPr>
        <w:rFonts w:hint="default"/>
        <w:b/>
        <w:i/>
      </w:rPr>
    </w:lvl>
    <w:lvl w:ilvl="2">
      <w:start w:val="3"/>
      <w:numFmt w:val="decimal"/>
      <w:lvlText w:val="%1.%2.%3."/>
      <w:lvlJc w:val="left"/>
      <w:pPr>
        <w:ind w:left="2134" w:hanging="720"/>
      </w:pPr>
      <w:rPr>
        <w:rFonts w:hint="default"/>
        <w:b/>
        <w:i w:val="0"/>
      </w:rPr>
    </w:lvl>
    <w:lvl w:ilvl="3">
      <w:start w:val="1"/>
      <w:numFmt w:val="decimal"/>
      <w:lvlText w:val="%1.%2.%3.%4."/>
      <w:lvlJc w:val="left"/>
      <w:pPr>
        <w:ind w:left="2841" w:hanging="720"/>
      </w:pPr>
      <w:rPr>
        <w:rFonts w:hint="default"/>
        <w:b/>
        <w:i/>
      </w:rPr>
    </w:lvl>
    <w:lvl w:ilvl="4">
      <w:start w:val="1"/>
      <w:numFmt w:val="decimal"/>
      <w:lvlText w:val="%1.%2.%3.%4.%5."/>
      <w:lvlJc w:val="left"/>
      <w:pPr>
        <w:ind w:left="3908" w:hanging="1080"/>
      </w:pPr>
      <w:rPr>
        <w:rFonts w:hint="default"/>
        <w:b/>
        <w:i/>
      </w:rPr>
    </w:lvl>
    <w:lvl w:ilvl="5">
      <w:start w:val="1"/>
      <w:numFmt w:val="decimal"/>
      <w:lvlText w:val="%1.%2.%3.%4.%5.%6."/>
      <w:lvlJc w:val="left"/>
      <w:pPr>
        <w:ind w:left="4615" w:hanging="1080"/>
      </w:pPr>
      <w:rPr>
        <w:rFonts w:hint="default"/>
        <w:b/>
        <w:i/>
      </w:rPr>
    </w:lvl>
    <w:lvl w:ilvl="6">
      <w:start w:val="1"/>
      <w:numFmt w:val="decimal"/>
      <w:lvlText w:val="%1.%2.%3.%4.%5.%6.%7."/>
      <w:lvlJc w:val="left"/>
      <w:pPr>
        <w:ind w:left="5682" w:hanging="1440"/>
      </w:pPr>
      <w:rPr>
        <w:rFonts w:hint="default"/>
        <w:b/>
        <w:i/>
      </w:rPr>
    </w:lvl>
    <w:lvl w:ilvl="7">
      <w:start w:val="1"/>
      <w:numFmt w:val="decimal"/>
      <w:lvlText w:val="%1.%2.%3.%4.%5.%6.%7.%8."/>
      <w:lvlJc w:val="left"/>
      <w:pPr>
        <w:ind w:left="6389" w:hanging="1440"/>
      </w:pPr>
      <w:rPr>
        <w:rFonts w:hint="default"/>
        <w:b/>
        <w:i/>
      </w:rPr>
    </w:lvl>
    <w:lvl w:ilvl="8">
      <w:start w:val="1"/>
      <w:numFmt w:val="decimal"/>
      <w:lvlText w:val="%1.%2.%3.%4.%5.%6.%7.%8.%9."/>
      <w:lvlJc w:val="left"/>
      <w:pPr>
        <w:ind w:left="7456" w:hanging="1800"/>
      </w:pPr>
      <w:rPr>
        <w:rFonts w:hint="default"/>
        <w:b/>
        <w:i/>
      </w:rPr>
    </w:lvl>
  </w:abstractNum>
  <w:abstractNum w:abstractNumId="41" w15:restartNumberingAfterBreak="0">
    <w:nsid w:val="3F223D28"/>
    <w:multiLevelType w:val="multilevel"/>
    <w:tmpl w:val="62582ABA"/>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b/>
        <w:bCs/>
        <w:i w:val="0"/>
        <w:iCs/>
        <w:color w:val="auto"/>
      </w:rPr>
    </w:lvl>
    <w:lvl w:ilvl="3">
      <w:start w:val="1"/>
      <w:numFmt w:val="decimal"/>
      <w:lvlText w:val="%4)"/>
      <w:lvlJc w:val="left"/>
      <w:pPr>
        <w:ind w:left="720" w:hanging="720"/>
      </w:pPr>
      <w:rPr>
        <w:rFonts w:ascii="Times New Roman" w:eastAsia="Times New Roman" w:hAnsi="Times New Roman" w:cs="Times New Roman"/>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F4C0BD0"/>
    <w:multiLevelType w:val="hybridMultilevel"/>
    <w:tmpl w:val="000E69FC"/>
    <w:lvl w:ilvl="0" w:tplc="093EE9CC">
      <w:start w:val="1"/>
      <w:numFmt w:val="decimal"/>
      <w:lvlText w:val="%1)"/>
      <w:lvlJc w:val="left"/>
      <w:pPr>
        <w:ind w:left="1495" w:hanging="360"/>
      </w:pPr>
      <w:rPr>
        <w:rFonts w:hint="default"/>
        <w:b/>
      </w:rPr>
    </w:lvl>
    <w:lvl w:ilvl="1" w:tplc="04220003" w:tentative="1">
      <w:start w:val="1"/>
      <w:numFmt w:val="bullet"/>
      <w:lvlText w:val="o"/>
      <w:lvlJc w:val="left"/>
      <w:pPr>
        <w:ind w:left="2215" w:hanging="360"/>
      </w:pPr>
      <w:rPr>
        <w:rFonts w:ascii="Courier New" w:hAnsi="Courier New" w:cs="Courier New" w:hint="default"/>
      </w:rPr>
    </w:lvl>
    <w:lvl w:ilvl="2" w:tplc="04220005">
      <w:start w:val="1"/>
      <w:numFmt w:val="bullet"/>
      <w:lvlText w:val=""/>
      <w:lvlJc w:val="left"/>
      <w:pPr>
        <w:ind w:left="2935" w:hanging="360"/>
      </w:pPr>
      <w:rPr>
        <w:rFonts w:ascii="Wingdings" w:hAnsi="Wingdings" w:hint="default"/>
      </w:rPr>
    </w:lvl>
    <w:lvl w:ilvl="3" w:tplc="04220001" w:tentative="1">
      <w:start w:val="1"/>
      <w:numFmt w:val="bullet"/>
      <w:lvlText w:val=""/>
      <w:lvlJc w:val="left"/>
      <w:pPr>
        <w:ind w:left="3655" w:hanging="360"/>
      </w:pPr>
      <w:rPr>
        <w:rFonts w:ascii="Symbol" w:hAnsi="Symbol" w:hint="default"/>
      </w:rPr>
    </w:lvl>
    <w:lvl w:ilvl="4" w:tplc="04220003" w:tentative="1">
      <w:start w:val="1"/>
      <w:numFmt w:val="bullet"/>
      <w:lvlText w:val="o"/>
      <w:lvlJc w:val="left"/>
      <w:pPr>
        <w:ind w:left="4375" w:hanging="360"/>
      </w:pPr>
      <w:rPr>
        <w:rFonts w:ascii="Courier New" w:hAnsi="Courier New" w:cs="Courier New" w:hint="default"/>
      </w:rPr>
    </w:lvl>
    <w:lvl w:ilvl="5" w:tplc="04220005" w:tentative="1">
      <w:start w:val="1"/>
      <w:numFmt w:val="bullet"/>
      <w:lvlText w:val=""/>
      <w:lvlJc w:val="left"/>
      <w:pPr>
        <w:ind w:left="5095" w:hanging="360"/>
      </w:pPr>
      <w:rPr>
        <w:rFonts w:ascii="Wingdings" w:hAnsi="Wingdings" w:hint="default"/>
      </w:rPr>
    </w:lvl>
    <w:lvl w:ilvl="6" w:tplc="04220001" w:tentative="1">
      <w:start w:val="1"/>
      <w:numFmt w:val="bullet"/>
      <w:lvlText w:val=""/>
      <w:lvlJc w:val="left"/>
      <w:pPr>
        <w:ind w:left="5815" w:hanging="360"/>
      </w:pPr>
      <w:rPr>
        <w:rFonts w:ascii="Symbol" w:hAnsi="Symbol" w:hint="default"/>
      </w:rPr>
    </w:lvl>
    <w:lvl w:ilvl="7" w:tplc="04220003" w:tentative="1">
      <w:start w:val="1"/>
      <w:numFmt w:val="bullet"/>
      <w:lvlText w:val="o"/>
      <w:lvlJc w:val="left"/>
      <w:pPr>
        <w:ind w:left="6535" w:hanging="360"/>
      </w:pPr>
      <w:rPr>
        <w:rFonts w:ascii="Courier New" w:hAnsi="Courier New" w:cs="Courier New" w:hint="default"/>
      </w:rPr>
    </w:lvl>
    <w:lvl w:ilvl="8" w:tplc="04220005" w:tentative="1">
      <w:start w:val="1"/>
      <w:numFmt w:val="bullet"/>
      <w:lvlText w:val=""/>
      <w:lvlJc w:val="left"/>
      <w:pPr>
        <w:ind w:left="7255" w:hanging="360"/>
      </w:pPr>
      <w:rPr>
        <w:rFonts w:ascii="Wingdings" w:hAnsi="Wingdings" w:hint="default"/>
      </w:rPr>
    </w:lvl>
  </w:abstractNum>
  <w:abstractNum w:abstractNumId="43" w15:restartNumberingAfterBreak="0">
    <w:nsid w:val="45C14418"/>
    <w:multiLevelType w:val="multilevel"/>
    <w:tmpl w:val="961AF578"/>
    <w:lvl w:ilvl="0">
      <w:start w:val="2"/>
      <w:numFmt w:val="decimal"/>
      <w:lvlText w:val="%1."/>
      <w:lvlJc w:val="left"/>
      <w:pPr>
        <w:ind w:left="360" w:hanging="360"/>
      </w:pPr>
      <w:rPr>
        <w:rFonts w:hint="default"/>
      </w:rPr>
    </w:lvl>
    <w:lvl w:ilvl="1">
      <w:start w:val="4"/>
      <w:numFmt w:val="decimal"/>
      <w:lvlText w:val="%1.%2."/>
      <w:lvlJc w:val="left"/>
      <w:pPr>
        <w:ind w:left="1062" w:hanging="360"/>
      </w:pPr>
      <w:rPr>
        <w:rFonts w:ascii="Times New Roman" w:hAnsi="Times New Roman" w:cs="Times New Roman" w:hint="default"/>
      </w:rPr>
    </w:lvl>
    <w:lvl w:ilvl="2">
      <w:start w:val="1"/>
      <w:numFmt w:val="decimal"/>
      <w:lvlText w:val="%1.%2.%3."/>
      <w:lvlJc w:val="left"/>
      <w:pPr>
        <w:ind w:left="1764" w:hanging="360"/>
      </w:pPr>
      <w:rPr>
        <w:rFonts w:hint="default"/>
      </w:rPr>
    </w:lvl>
    <w:lvl w:ilvl="3">
      <w:start w:val="1"/>
      <w:numFmt w:val="decimal"/>
      <w:lvlText w:val="%1.%2.%3.%4."/>
      <w:lvlJc w:val="left"/>
      <w:pPr>
        <w:ind w:left="2826" w:hanging="720"/>
      </w:pPr>
      <w:rPr>
        <w:rFonts w:hint="default"/>
        <w:b/>
      </w:rPr>
    </w:lvl>
    <w:lvl w:ilvl="4">
      <w:start w:val="1"/>
      <w:numFmt w:val="decimal"/>
      <w:lvlText w:val="%1.%2.%3.%4.%5."/>
      <w:lvlJc w:val="left"/>
      <w:pPr>
        <w:ind w:left="3528" w:hanging="720"/>
      </w:pPr>
      <w:rPr>
        <w:rFonts w:hint="default"/>
      </w:rPr>
    </w:lvl>
    <w:lvl w:ilvl="5">
      <w:start w:val="1"/>
      <w:numFmt w:val="decimal"/>
      <w:lvlText w:val="%1.%2.%3.%4.%5.%6."/>
      <w:lvlJc w:val="left"/>
      <w:pPr>
        <w:ind w:left="4230" w:hanging="720"/>
      </w:pPr>
      <w:rPr>
        <w:rFonts w:hint="default"/>
      </w:rPr>
    </w:lvl>
    <w:lvl w:ilvl="6">
      <w:start w:val="1"/>
      <w:numFmt w:val="decimal"/>
      <w:lvlText w:val="%1.%2.%3.%4.%5.%6.%7."/>
      <w:lvlJc w:val="left"/>
      <w:pPr>
        <w:ind w:left="5292" w:hanging="1080"/>
      </w:pPr>
      <w:rPr>
        <w:rFonts w:hint="default"/>
      </w:rPr>
    </w:lvl>
    <w:lvl w:ilvl="7">
      <w:start w:val="1"/>
      <w:numFmt w:val="decimal"/>
      <w:lvlText w:val="%1.%2.%3.%4.%5.%6.%7.%8."/>
      <w:lvlJc w:val="left"/>
      <w:pPr>
        <w:ind w:left="5994" w:hanging="1080"/>
      </w:pPr>
      <w:rPr>
        <w:rFonts w:hint="default"/>
      </w:rPr>
    </w:lvl>
    <w:lvl w:ilvl="8">
      <w:start w:val="1"/>
      <w:numFmt w:val="decimal"/>
      <w:lvlText w:val="%1.%2.%3.%4.%5.%6.%7.%8.%9."/>
      <w:lvlJc w:val="left"/>
      <w:pPr>
        <w:ind w:left="6696" w:hanging="1080"/>
      </w:pPr>
      <w:rPr>
        <w:rFonts w:hint="default"/>
      </w:rPr>
    </w:lvl>
  </w:abstractNum>
  <w:abstractNum w:abstractNumId="44" w15:restartNumberingAfterBreak="0">
    <w:nsid w:val="46171183"/>
    <w:multiLevelType w:val="hybridMultilevel"/>
    <w:tmpl w:val="4CF23DFC"/>
    <w:lvl w:ilvl="0" w:tplc="43022228">
      <w:start w:val="1"/>
      <w:numFmt w:val="decimal"/>
      <w:lvlText w:val="%1)"/>
      <w:lvlJc w:val="left"/>
      <w:pPr>
        <w:ind w:left="1495" w:hanging="360"/>
      </w:pPr>
      <w:rPr>
        <w:rFonts w:hint="default"/>
        <w:b/>
        <w:color w:val="auto"/>
      </w:rPr>
    </w:lvl>
    <w:lvl w:ilvl="1" w:tplc="04220003" w:tentative="1">
      <w:start w:val="1"/>
      <w:numFmt w:val="bullet"/>
      <w:lvlText w:val="o"/>
      <w:lvlJc w:val="left"/>
      <w:pPr>
        <w:ind w:left="2215" w:hanging="360"/>
      </w:pPr>
      <w:rPr>
        <w:rFonts w:ascii="Courier New" w:hAnsi="Courier New" w:cs="Courier New" w:hint="default"/>
      </w:rPr>
    </w:lvl>
    <w:lvl w:ilvl="2" w:tplc="04220005" w:tentative="1">
      <w:start w:val="1"/>
      <w:numFmt w:val="bullet"/>
      <w:lvlText w:val=""/>
      <w:lvlJc w:val="left"/>
      <w:pPr>
        <w:ind w:left="2935" w:hanging="360"/>
      </w:pPr>
      <w:rPr>
        <w:rFonts w:ascii="Wingdings" w:hAnsi="Wingdings" w:hint="default"/>
      </w:rPr>
    </w:lvl>
    <w:lvl w:ilvl="3" w:tplc="04220001" w:tentative="1">
      <w:start w:val="1"/>
      <w:numFmt w:val="bullet"/>
      <w:lvlText w:val=""/>
      <w:lvlJc w:val="left"/>
      <w:pPr>
        <w:ind w:left="3655" w:hanging="360"/>
      </w:pPr>
      <w:rPr>
        <w:rFonts w:ascii="Symbol" w:hAnsi="Symbol" w:hint="default"/>
      </w:rPr>
    </w:lvl>
    <w:lvl w:ilvl="4" w:tplc="04220003" w:tentative="1">
      <w:start w:val="1"/>
      <w:numFmt w:val="bullet"/>
      <w:lvlText w:val="o"/>
      <w:lvlJc w:val="left"/>
      <w:pPr>
        <w:ind w:left="4375" w:hanging="360"/>
      </w:pPr>
      <w:rPr>
        <w:rFonts w:ascii="Courier New" w:hAnsi="Courier New" w:cs="Courier New" w:hint="default"/>
      </w:rPr>
    </w:lvl>
    <w:lvl w:ilvl="5" w:tplc="04220005" w:tentative="1">
      <w:start w:val="1"/>
      <w:numFmt w:val="bullet"/>
      <w:lvlText w:val=""/>
      <w:lvlJc w:val="left"/>
      <w:pPr>
        <w:ind w:left="5095" w:hanging="360"/>
      </w:pPr>
      <w:rPr>
        <w:rFonts w:ascii="Wingdings" w:hAnsi="Wingdings" w:hint="default"/>
      </w:rPr>
    </w:lvl>
    <w:lvl w:ilvl="6" w:tplc="04220001" w:tentative="1">
      <w:start w:val="1"/>
      <w:numFmt w:val="bullet"/>
      <w:lvlText w:val=""/>
      <w:lvlJc w:val="left"/>
      <w:pPr>
        <w:ind w:left="5815" w:hanging="360"/>
      </w:pPr>
      <w:rPr>
        <w:rFonts w:ascii="Symbol" w:hAnsi="Symbol" w:hint="default"/>
      </w:rPr>
    </w:lvl>
    <w:lvl w:ilvl="7" w:tplc="04220003" w:tentative="1">
      <w:start w:val="1"/>
      <w:numFmt w:val="bullet"/>
      <w:lvlText w:val="o"/>
      <w:lvlJc w:val="left"/>
      <w:pPr>
        <w:ind w:left="6535" w:hanging="360"/>
      </w:pPr>
      <w:rPr>
        <w:rFonts w:ascii="Courier New" w:hAnsi="Courier New" w:cs="Courier New" w:hint="default"/>
      </w:rPr>
    </w:lvl>
    <w:lvl w:ilvl="8" w:tplc="04220005" w:tentative="1">
      <w:start w:val="1"/>
      <w:numFmt w:val="bullet"/>
      <w:lvlText w:val=""/>
      <w:lvlJc w:val="left"/>
      <w:pPr>
        <w:ind w:left="7255" w:hanging="360"/>
      </w:pPr>
      <w:rPr>
        <w:rFonts w:ascii="Wingdings" w:hAnsi="Wingdings" w:hint="default"/>
      </w:rPr>
    </w:lvl>
  </w:abstractNum>
  <w:abstractNum w:abstractNumId="45" w15:restartNumberingAfterBreak="0">
    <w:nsid w:val="46741BBD"/>
    <w:multiLevelType w:val="multilevel"/>
    <w:tmpl w:val="F8743BB0"/>
    <w:styleLink w:val="a0"/>
    <w:lvl w:ilvl="0">
      <w:start w:val="4"/>
      <w:numFmt w:val="decimal"/>
      <w:lvlText w:val="%1."/>
      <w:lvlJc w:val="left"/>
      <w:pPr>
        <w:tabs>
          <w:tab w:val="num" w:pos="1515"/>
        </w:tabs>
        <w:ind w:left="1515" w:hanging="1515"/>
      </w:pPr>
      <w:rPr>
        <w:rFonts w:hint="default"/>
      </w:rPr>
    </w:lvl>
    <w:lvl w:ilvl="1">
      <w:start w:val="1"/>
      <w:numFmt w:val="decimal"/>
      <w:lvlText w:val="%2."/>
      <w:lvlJc w:val="left"/>
      <w:pPr>
        <w:tabs>
          <w:tab w:val="num" w:pos="1211"/>
        </w:tabs>
        <w:ind w:left="1211" w:hanging="360"/>
      </w:pPr>
      <w:rPr>
        <w:rFonts w:hint="default"/>
      </w:rPr>
    </w:lvl>
    <w:lvl w:ilvl="2">
      <w:start w:val="1"/>
      <w:numFmt w:val="decimal"/>
      <w:lvlText w:val="%1.%2.%3."/>
      <w:lvlJc w:val="left"/>
      <w:pPr>
        <w:tabs>
          <w:tab w:val="num" w:pos="3217"/>
        </w:tabs>
        <w:ind w:left="3217" w:hanging="1515"/>
      </w:pPr>
      <w:rPr>
        <w:sz w:val="28"/>
      </w:rPr>
    </w:lvl>
    <w:lvl w:ilvl="3">
      <w:start w:val="1"/>
      <w:numFmt w:val="decimal"/>
      <w:lvlText w:val="%1.%2.%3.%4."/>
      <w:lvlJc w:val="left"/>
      <w:pPr>
        <w:tabs>
          <w:tab w:val="num" w:pos="4068"/>
        </w:tabs>
        <w:ind w:left="4068" w:hanging="1515"/>
      </w:pPr>
      <w:rPr>
        <w:rFonts w:hint="default"/>
      </w:rPr>
    </w:lvl>
    <w:lvl w:ilvl="4">
      <w:start w:val="1"/>
      <w:numFmt w:val="decimal"/>
      <w:lvlText w:val="%1.%2.%3.%4.%5."/>
      <w:lvlJc w:val="left"/>
      <w:pPr>
        <w:tabs>
          <w:tab w:val="num" w:pos="4919"/>
        </w:tabs>
        <w:ind w:left="4919" w:hanging="1515"/>
      </w:pPr>
      <w:rPr>
        <w:rFonts w:hint="default"/>
      </w:rPr>
    </w:lvl>
    <w:lvl w:ilvl="5">
      <w:start w:val="1"/>
      <w:numFmt w:val="decimal"/>
      <w:lvlText w:val="%1.%2.%3.%4.%5.%6."/>
      <w:lvlJc w:val="left"/>
      <w:pPr>
        <w:tabs>
          <w:tab w:val="num" w:pos="5770"/>
        </w:tabs>
        <w:ind w:left="5770" w:hanging="1515"/>
      </w:pPr>
      <w:rPr>
        <w:rFonts w:hint="default"/>
      </w:rPr>
    </w:lvl>
    <w:lvl w:ilvl="6">
      <w:start w:val="1"/>
      <w:numFmt w:val="decimal"/>
      <w:lvlText w:val="%1.%2.%3.%4.%5.%6.%7."/>
      <w:lvlJc w:val="left"/>
      <w:pPr>
        <w:tabs>
          <w:tab w:val="num" w:pos="6906"/>
        </w:tabs>
        <w:ind w:left="6906" w:hanging="1800"/>
      </w:pPr>
      <w:rPr>
        <w:rFonts w:hint="default"/>
      </w:rPr>
    </w:lvl>
    <w:lvl w:ilvl="7">
      <w:start w:val="1"/>
      <w:numFmt w:val="decimal"/>
      <w:lvlText w:val="%1.%2.%3.%4.%5.%6.%7.%8."/>
      <w:lvlJc w:val="left"/>
      <w:pPr>
        <w:tabs>
          <w:tab w:val="num" w:pos="7757"/>
        </w:tabs>
        <w:ind w:left="7757" w:hanging="1800"/>
      </w:pPr>
      <w:rPr>
        <w:rFonts w:hint="default"/>
      </w:rPr>
    </w:lvl>
    <w:lvl w:ilvl="8">
      <w:start w:val="1"/>
      <w:numFmt w:val="decimal"/>
      <w:lvlText w:val="%1.%2.%3.%4.%5.%6.%7.%8.%9."/>
      <w:lvlJc w:val="left"/>
      <w:pPr>
        <w:tabs>
          <w:tab w:val="num" w:pos="8968"/>
        </w:tabs>
        <w:ind w:left="8968" w:hanging="2160"/>
      </w:pPr>
      <w:rPr>
        <w:rFonts w:hint="default"/>
      </w:rPr>
    </w:lvl>
  </w:abstractNum>
  <w:abstractNum w:abstractNumId="46" w15:restartNumberingAfterBreak="0">
    <w:nsid w:val="46823C0C"/>
    <w:multiLevelType w:val="multilevel"/>
    <w:tmpl w:val="46ACA41E"/>
    <w:lvl w:ilvl="0">
      <w:start w:val="4"/>
      <w:numFmt w:val="decimal"/>
      <w:lvlText w:val="%1."/>
      <w:lvlJc w:val="left"/>
      <w:pPr>
        <w:ind w:left="450" w:hanging="450"/>
      </w:pPr>
      <w:rPr>
        <w:rFonts w:hint="default"/>
      </w:rPr>
    </w:lvl>
    <w:lvl w:ilvl="1">
      <w:start w:val="2"/>
      <w:numFmt w:val="decimal"/>
      <w:lvlText w:val="%1.%2."/>
      <w:lvlJc w:val="left"/>
      <w:pPr>
        <w:ind w:left="1023" w:hanging="450"/>
      </w:pPr>
      <w:rPr>
        <w:rFonts w:hint="default"/>
      </w:rPr>
    </w:lvl>
    <w:lvl w:ilvl="2">
      <w:start w:val="7"/>
      <w:numFmt w:val="decimal"/>
      <w:lvlText w:val="%1.%2.%3."/>
      <w:lvlJc w:val="left"/>
      <w:pPr>
        <w:ind w:left="1866" w:hanging="720"/>
      </w:pPr>
      <w:rPr>
        <w:rFonts w:hint="default"/>
        <w:b/>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518" w:hanging="108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024" w:hanging="1440"/>
      </w:pPr>
      <w:rPr>
        <w:rFonts w:hint="default"/>
      </w:rPr>
    </w:lvl>
  </w:abstractNum>
  <w:abstractNum w:abstractNumId="47" w15:restartNumberingAfterBreak="0">
    <w:nsid w:val="4A5C7438"/>
    <w:multiLevelType w:val="multilevel"/>
    <w:tmpl w:val="F88A7A5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4.1.%3."/>
      <w:lvlJc w:val="left"/>
      <w:pPr>
        <w:tabs>
          <w:tab w:val="num" w:pos="1571"/>
        </w:tabs>
        <w:ind w:left="1571"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4C8D047A"/>
    <w:multiLevelType w:val="hybridMultilevel"/>
    <w:tmpl w:val="E068B2B6"/>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4CE41455"/>
    <w:multiLevelType w:val="multilevel"/>
    <w:tmpl w:val="8E084AFA"/>
    <w:lvl w:ilvl="0">
      <w:start w:val="1"/>
      <w:numFmt w:val="decimal"/>
      <w:lvlText w:val="%1."/>
      <w:lvlJc w:val="left"/>
      <w:pPr>
        <w:ind w:left="720" w:hanging="360"/>
      </w:pPr>
    </w:lvl>
    <w:lvl w:ilvl="1">
      <w:start w:val="1"/>
      <w:numFmt w:val="decimal"/>
      <w:isLgl/>
      <w:lvlText w:val="%1.%2."/>
      <w:lvlJc w:val="left"/>
      <w:pPr>
        <w:ind w:left="1443" w:hanging="705"/>
      </w:pPr>
      <w:rPr>
        <w:rFonts w:hint="default"/>
      </w:rPr>
    </w:lvl>
    <w:lvl w:ilvl="2">
      <w:start w:val="1"/>
      <w:numFmt w:val="decimal"/>
      <w:isLgl/>
      <w:lvlText w:val="%1.%2.%3."/>
      <w:lvlJc w:val="left"/>
      <w:pPr>
        <w:ind w:left="1836" w:hanging="720"/>
      </w:pPr>
      <w:rPr>
        <w:rFonts w:hint="default"/>
        <w:b/>
      </w:rPr>
    </w:lvl>
    <w:lvl w:ilvl="3">
      <w:start w:val="1"/>
      <w:numFmt w:val="decimal"/>
      <w:isLgl/>
      <w:lvlText w:val="%1.%2.%3.%4."/>
      <w:lvlJc w:val="left"/>
      <w:pPr>
        <w:ind w:left="2214" w:hanging="720"/>
      </w:pPr>
      <w:rPr>
        <w:rFonts w:hint="default"/>
        <w:b/>
      </w:rPr>
    </w:lvl>
    <w:lvl w:ilvl="4">
      <w:start w:val="1"/>
      <w:numFmt w:val="decimal"/>
      <w:isLgl/>
      <w:lvlText w:val="%1.%2.%3.%4.%5."/>
      <w:lvlJc w:val="left"/>
      <w:pPr>
        <w:ind w:left="2952"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68" w:hanging="1440"/>
      </w:pPr>
      <w:rPr>
        <w:rFonts w:hint="default"/>
      </w:rPr>
    </w:lvl>
    <w:lvl w:ilvl="7">
      <w:start w:val="1"/>
      <w:numFmt w:val="decimal"/>
      <w:isLgl/>
      <w:lvlText w:val="%1.%2.%3.%4.%5.%6.%7.%8."/>
      <w:lvlJc w:val="left"/>
      <w:pPr>
        <w:ind w:left="4446" w:hanging="1440"/>
      </w:pPr>
      <w:rPr>
        <w:rFonts w:hint="default"/>
      </w:rPr>
    </w:lvl>
    <w:lvl w:ilvl="8">
      <w:start w:val="1"/>
      <w:numFmt w:val="decimal"/>
      <w:isLgl/>
      <w:lvlText w:val="%1.%2.%3.%4.%5.%6.%7.%8.%9."/>
      <w:lvlJc w:val="left"/>
      <w:pPr>
        <w:ind w:left="5184" w:hanging="1800"/>
      </w:pPr>
      <w:rPr>
        <w:rFonts w:hint="default"/>
      </w:rPr>
    </w:lvl>
  </w:abstractNum>
  <w:abstractNum w:abstractNumId="50" w15:restartNumberingAfterBreak="0">
    <w:nsid w:val="4D3F30EA"/>
    <w:multiLevelType w:val="hybridMultilevel"/>
    <w:tmpl w:val="0ADA96E4"/>
    <w:lvl w:ilvl="0" w:tplc="41D2A8BE">
      <w:start w:val="1"/>
      <w:numFmt w:val="decimal"/>
      <w:lvlText w:val="%1)"/>
      <w:lvlJc w:val="left"/>
      <w:pPr>
        <w:ind w:left="720" w:hanging="360"/>
      </w:pPr>
      <w:rPr>
        <w:rFonts w:ascii="Times New Roman" w:eastAsia="Times New Roman" w:hAnsi="Times New Roman" w:cs="Times New Roman"/>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4FD42F81"/>
    <w:multiLevelType w:val="multilevel"/>
    <w:tmpl w:val="99D874C8"/>
    <w:lvl w:ilvl="0">
      <w:start w:val="2"/>
      <w:numFmt w:val="decimal"/>
      <w:lvlText w:val="%1."/>
      <w:lvlJc w:val="left"/>
      <w:pPr>
        <w:tabs>
          <w:tab w:val="num" w:pos="0"/>
        </w:tabs>
        <w:ind w:left="540" w:hanging="540"/>
      </w:pPr>
      <w:rPr>
        <w:rFonts w:hint="default"/>
      </w:rPr>
    </w:lvl>
    <w:lvl w:ilvl="1">
      <w:start w:val="5"/>
      <w:numFmt w:val="decimal"/>
      <w:lvlText w:val="%1.%2."/>
      <w:lvlJc w:val="left"/>
      <w:pPr>
        <w:tabs>
          <w:tab w:val="num" w:pos="0"/>
        </w:tabs>
        <w:ind w:left="1245" w:hanging="540"/>
      </w:pPr>
      <w:rPr>
        <w:rFonts w:hint="default"/>
      </w:rPr>
    </w:lvl>
    <w:lvl w:ilvl="2">
      <w:start w:val="1"/>
      <w:numFmt w:val="decimal"/>
      <w:lvlText w:val="%1.4.%3."/>
      <w:lvlJc w:val="left"/>
      <w:pPr>
        <w:tabs>
          <w:tab w:val="num" w:pos="-984"/>
        </w:tabs>
        <w:ind w:left="1146" w:hanging="720"/>
      </w:pPr>
      <w:rPr>
        <w:rFonts w:hint="default"/>
        <w:b/>
      </w:rPr>
    </w:lvl>
    <w:lvl w:ilvl="3">
      <w:start w:val="1"/>
      <w:numFmt w:val="decimal"/>
      <w:lvlText w:val="%1.%2.%3.%4."/>
      <w:lvlJc w:val="left"/>
      <w:pPr>
        <w:tabs>
          <w:tab w:val="num" w:pos="0"/>
        </w:tabs>
        <w:ind w:left="2835" w:hanging="720"/>
      </w:pPr>
      <w:rPr>
        <w:rFonts w:hint="default"/>
      </w:rPr>
    </w:lvl>
    <w:lvl w:ilvl="4">
      <w:start w:val="1"/>
      <w:numFmt w:val="decimal"/>
      <w:lvlText w:val="%1.%2.%3.%4.%5."/>
      <w:lvlJc w:val="left"/>
      <w:pPr>
        <w:tabs>
          <w:tab w:val="num" w:pos="0"/>
        </w:tabs>
        <w:ind w:left="3900" w:hanging="1080"/>
      </w:pPr>
      <w:rPr>
        <w:rFonts w:hint="default"/>
      </w:rPr>
    </w:lvl>
    <w:lvl w:ilvl="5">
      <w:start w:val="1"/>
      <w:numFmt w:val="decimal"/>
      <w:lvlText w:val="%1.%2.%3.%4.%5.%6."/>
      <w:lvlJc w:val="left"/>
      <w:pPr>
        <w:tabs>
          <w:tab w:val="num" w:pos="0"/>
        </w:tabs>
        <w:ind w:left="4605" w:hanging="1080"/>
      </w:pPr>
      <w:rPr>
        <w:rFonts w:hint="default"/>
      </w:rPr>
    </w:lvl>
    <w:lvl w:ilvl="6">
      <w:start w:val="1"/>
      <w:numFmt w:val="decimal"/>
      <w:lvlText w:val="%1.%2.%3.%4.%5.%6.%7."/>
      <w:lvlJc w:val="left"/>
      <w:pPr>
        <w:tabs>
          <w:tab w:val="num" w:pos="0"/>
        </w:tabs>
        <w:ind w:left="5670" w:hanging="1440"/>
      </w:pPr>
      <w:rPr>
        <w:rFonts w:hint="default"/>
      </w:rPr>
    </w:lvl>
    <w:lvl w:ilvl="7">
      <w:start w:val="1"/>
      <w:numFmt w:val="decimal"/>
      <w:lvlText w:val="%1.%2.%3.%4.%5.%6.%7.%8."/>
      <w:lvlJc w:val="left"/>
      <w:pPr>
        <w:tabs>
          <w:tab w:val="num" w:pos="0"/>
        </w:tabs>
        <w:ind w:left="6375" w:hanging="1440"/>
      </w:pPr>
      <w:rPr>
        <w:rFonts w:hint="default"/>
      </w:rPr>
    </w:lvl>
    <w:lvl w:ilvl="8">
      <w:start w:val="1"/>
      <w:numFmt w:val="decimal"/>
      <w:lvlText w:val="%1.%2.%3.%4.%5.%6.%7.%8.%9."/>
      <w:lvlJc w:val="left"/>
      <w:pPr>
        <w:tabs>
          <w:tab w:val="num" w:pos="0"/>
        </w:tabs>
        <w:ind w:left="7440" w:hanging="1800"/>
      </w:pPr>
      <w:rPr>
        <w:rFonts w:hint="default"/>
      </w:rPr>
    </w:lvl>
  </w:abstractNum>
  <w:abstractNum w:abstractNumId="52" w15:restartNumberingAfterBreak="0">
    <w:nsid w:val="50592E93"/>
    <w:multiLevelType w:val="multilevel"/>
    <w:tmpl w:val="686C8346"/>
    <w:lvl w:ilvl="0">
      <w:start w:val="1"/>
      <w:numFmt w:val="decimal"/>
      <w:lvlText w:val="%1."/>
      <w:lvlJc w:val="left"/>
      <w:pPr>
        <w:ind w:left="645" w:hanging="645"/>
      </w:pPr>
      <w:rPr>
        <w:rFonts w:hint="default"/>
        <w:b/>
        <w:i/>
      </w:rPr>
    </w:lvl>
    <w:lvl w:ilvl="1">
      <w:start w:val="1"/>
      <w:numFmt w:val="decimal"/>
      <w:lvlText w:val="%1.%2."/>
      <w:lvlJc w:val="left"/>
      <w:pPr>
        <w:ind w:left="645" w:hanging="645"/>
      </w:pPr>
      <w:rPr>
        <w:rFonts w:hint="default"/>
        <w:b/>
        <w:i w:val="0"/>
        <w:iCs/>
      </w:rPr>
    </w:lvl>
    <w:lvl w:ilvl="2">
      <w:start w:val="32"/>
      <w:numFmt w:val="decimal"/>
      <w:lvlText w:val="%1.%2.%3."/>
      <w:lvlJc w:val="left"/>
      <w:pPr>
        <w:ind w:left="720" w:hanging="720"/>
      </w:pPr>
      <w:rPr>
        <w:rFonts w:hint="default"/>
        <w:b/>
        <w:i w:val="0"/>
        <w:iCs w:val="0"/>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53" w15:restartNumberingAfterBreak="0">
    <w:nsid w:val="52293F7B"/>
    <w:multiLevelType w:val="multilevel"/>
    <w:tmpl w:val="E33AECD6"/>
    <w:lvl w:ilvl="0">
      <w:start w:val="11"/>
      <w:numFmt w:val="decimal"/>
      <w:lvlText w:val="%1."/>
      <w:lvlJc w:val="left"/>
      <w:pPr>
        <w:ind w:left="645" w:hanging="645"/>
      </w:pPr>
      <w:rPr>
        <w:rFonts w:hint="default"/>
      </w:rPr>
    </w:lvl>
    <w:lvl w:ilvl="1">
      <w:start w:val="2"/>
      <w:numFmt w:val="decimal"/>
      <w:lvlText w:val="%1.%2."/>
      <w:lvlJc w:val="left"/>
      <w:pPr>
        <w:ind w:left="1212" w:hanging="645"/>
      </w:pPr>
      <w:rPr>
        <w:rFonts w:hint="default"/>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4" w15:restartNumberingAfterBreak="0">
    <w:nsid w:val="55AC64BF"/>
    <w:multiLevelType w:val="multilevel"/>
    <w:tmpl w:val="546AE144"/>
    <w:lvl w:ilvl="0">
      <w:start w:val="5"/>
      <w:numFmt w:val="decimal"/>
      <w:lvlText w:val="%1."/>
      <w:lvlJc w:val="left"/>
      <w:pPr>
        <w:ind w:left="480" w:hanging="480"/>
      </w:pPr>
      <w:rPr>
        <w:rFonts w:hint="default"/>
      </w:rPr>
    </w:lvl>
    <w:lvl w:ilvl="1">
      <w:start w:val="3"/>
      <w:numFmt w:val="decimal"/>
      <w:lvlText w:val="6.%2."/>
      <w:lvlJc w:val="left"/>
      <w:pPr>
        <w:ind w:left="1429" w:hanging="720"/>
      </w:pPr>
      <w:rPr>
        <w:rFonts w:hint="default"/>
        <w:b/>
      </w:rPr>
    </w:lvl>
    <w:lvl w:ilvl="2">
      <w:start w:val="1"/>
      <w:numFmt w:val="decimal"/>
      <w:lvlText w:val="6.3.%3."/>
      <w:lvlJc w:val="left"/>
      <w:pPr>
        <w:ind w:left="2498" w:hanging="1080"/>
      </w:pPr>
      <w:rPr>
        <w:rFonts w:hint="default"/>
        <w:b/>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55" w15:restartNumberingAfterBreak="0">
    <w:nsid w:val="57121318"/>
    <w:multiLevelType w:val="multilevel"/>
    <w:tmpl w:val="87E831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57453420"/>
    <w:multiLevelType w:val="multilevel"/>
    <w:tmpl w:val="9DFEAAB2"/>
    <w:lvl w:ilvl="0">
      <w:start w:val="4"/>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hint="default"/>
        <w:b/>
      </w:rPr>
    </w:lvl>
    <w:lvl w:ilvl="2">
      <w:start w:val="1"/>
      <w:numFmt w:val="decimal"/>
      <w:lvlText w:val="5.1.%3."/>
      <w:lvlJc w:val="left"/>
      <w:pPr>
        <w:tabs>
          <w:tab w:val="num" w:pos="720"/>
        </w:tabs>
        <w:ind w:left="720" w:hanging="720"/>
      </w:pPr>
      <w:rPr>
        <w:rFonts w:hint="default"/>
        <w:b/>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7" w15:restartNumberingAfterBreak="0">
    <w:nsid w:val="5A0F4A0A"/>
    <w:multiLevelType w:val="multilevel"/>
    <w:tmpl w:val="9196D5A6"/>
    <w:lvl w:ilvl="0">
      <w:start w:val="2"/>
      <w:numFmt w:val="decimal"/>
      <w:lvlText w:val="%1."/>
      <w:lvlJc w:val="left"/>
      <w:pPr>
        <w:ind w:left="495" w:hanging="495"/>
      </w:pPr>
      <w:rPr>
        <w:rFonts w:hint="default"/>
        <w:i w:val="0"/>
      </w:rPr>
    </w:lvl>
    <w:lvl w:ilvl="1">
      <w:start w:val="4"/>
      <w:numFmt w:val="decimal"/>
      <w:lvlText w:val="%1.%2."/>
      <w:lvlJc w:val="left"/>
      <w:pPr>
        <w:ind w:left="847" w:hanging="495"/>
      </w:pPr>
      <w:rPr>
        <w:rFonts w:hint="default"/>
        <w:i w:val="0"/>
      </w:rPr>
    </w:lvl>
    <w:lvl w:ilvl="2">
      <w:start w:val="4"/>
      <w:numFmt w:val="decimal"/>
      <w:lvlText w:val="%1.%2.%3."/>
      <w:lvlJc w:val="left"/>
      <w:pPr>
        <w:ind w:left="1424" w:hanging="720"/>
      </w:pPr>
      <w:rPr>
        <w:rFonts w:hint="default"/>
        <w:b/>
        <w:i w:val="0"/>
      </w:rPr>
    </w:lvl>
    <w:lvl w:ilvl="3">
      <w:start w:val="1"/>
      <w:numFmt w:val="decimal"/>
      <w:lvlText w:val="%1.%2.%3.%4."/>
      <w:lvlJc w:val="left"/>
      <w:pPr>
        <w:ind w:left="1776" w:hanging="720"/>
      </w:pPr>
      <w:rPr>
        <w:rFonts w:hint="default"/>
        <w:i w:val="0"/>
      </w:rPr>
    </w:lvl>
    <w:lvl w:ilvl="4">
      <w:start w:val="1"/>
      <w:numFmt w:val="decimal"/>
      <w:lvlText w:val="%1.%2.%3.%4.%5."/>
      <w:lvlJc w:val="left"/>
      <w:pPr>
        <w:ind w:left="2488" w:hanging="1080"/>
      </w:pPr>
      <w:rPr>
        <w:rFonts w:hint="default"/>
        <w:i w:val="0"/>
      </w:rPr>
    </w:lvl>
    <w:lvl w:ilvl="5">
      <w:start w:val="1"/>
      <w:numFmt w:val="decimal"/>
      <w:lvlText w:val="%1.%2.%3.%4.%5.%6."/>
      <w:lvlJc w:val="left"/>
      <w:pPr>
        <w:ind w:left="2840" w:hanging="1080"/>
      </w:pPr>
      <w:rPr>
        <w:rFonts w:hint="default"/>
        <w:i w:val="0"/>
      </w:rPr>
    </w:lvl>
    <w:lvl w:ilvl="6">
      <w:start w:val="1"/>
      <w:numFmt w:val="decimal"/>
      <w:lvlText w:val="%1.%2.%3.%4.%5.%6.%7."/>
      <w:lvlJc w:val="left"/>
      <w:pPr>
        <w:ind w:left="3552" w:hanging="1440"/>
      </w:pPr>
      <w:rPr>
        <w:rFonts w:hint="default"/>
        <w:i w:val="0"/>
      </w:rPr>
    </w:lvl>
    <w:lvl w:ilvl="7">
      <w:start w:val="1"/>
      <w:numFmt w:val="decimal"/>
      <w:lvlText w:val="%1.%2.%3.%4.%5.%6.%7.%8."/>
      <w:lvlJc w:val="left"/>
      <w:pPr>
        <w:ind w:left="3904" w:hanging="1440"/>
      </w:pPr>
      <w:rPr>
        <w:rFonts w:hint="default"/>
        <w:i w:val="0"/>
      </w:rPr>
    </w:lvl>
    <w:lvl w:ilvl="8">
      <w:start w:val="1"/>
      <w:numFmt w:val="decimal"/>
      <w:lvlText w:val="%1.%2.%3.%4.%5.%6.%7.%8.%9."/>
      <w:lvlJc w:val="left"/>
      <w:pPr>
        <w:ind w:left="4616" w:hanging="1800"/>
      </w:pPr>
      <w:rPr>
        <w:rFonts w:hint="default"/>
        <w:i w:val="0"/>
      </w:rPr>
    </w:lvl>
  </w:abstractNum>
  <w:abstractNum w:abstractNumId="58" w15:restartNumberingAfterBreak="0">
    <w:nsid w:val="5B4F2AB1"/>
    <w:multiLevelType w:val="multilevel"/>
    <w:tmpl w:val="783C3C34"/>
    <w:lvl w:ilvl="0">
      <w:start w:val="9"/>
      <w:numFmt w:val="decimal"/>
      <w:lvlText w:val="%1."/>
      <w:lvlJc w:val="left"/>
      <w:pPr>
        <w:ind w:left="360" w:hanging="360"/>
      </w:pPr>
      <w:rPr>
        <w:rFonts w:hint="default"/>
      </w:rPr>
    </w:lvl>
    <w:lvl w:ilvl="1">
      <w:start w:val="1"/>
      <w:numFmt w:val="decimal"/>
      <w:lvlText w:val="7.%2."/>
      <w:lvlJc w:val="left"/>
      <w:pPr>
        <w:ind w:left="927" w:hanging="360"/>
      </w:pPr>
      <w:rPr>
        <w:rFonts w:hint="default"/>
        <w:b/>
      </w:rPr>
    </w:lvl>
    <w:lvl w:ilvl="2">
      <w:start w:val="9"/>
      <w:numFmt w:val="decimal"/>
      <w:lvlText w:val="10.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9" w15:restartNumberingAfterBreak="0">
    <w:nsid w:val="5C0E4648"/>
    <w:multiLevelType w:val="hybridMultilevel"/>
    <w:tmpl w:val="5686C570"/>
    <w:lvl w:ilvl="0" w:tplc="E08CF430">
      <w:start w:val="1"/>
      <w:numFmt w:val="decimal"/>
      <w:lvlText w:val="%1)"/>
      <w:lvlJc w:val="left"/>
      <w:pPr>
        <w:ind w:left="1038" w:hanging="360"/>
      </w:pPr>
      <w:rPr>
        <w:rFonts w:hint="default"/>
        <w:b/>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60" w15:restartNumberingAfterBreak="0">
    <w:nsid w:val="5C99243D"/>
    <w:multiLevelType w:val="multilevel"/>
    <w:tmpl w:val="63B45D00"/>
    <w:lvl w:ilvl="0">
      <w:start w:val="12"/>
      <w:numFmt w:val="decimal"/>
      <w:lvlText w:val="%1."/>
      <w:lvlJc w:val="left"/>
      <w:pPr>
        <w:tabs>
          <w:tab w:val="num" w:pos="0"/>
        </w:tabs>
        <w:ind w:left="435" w:hanging="435"/>
      </w:pPr>
      <w:rPr>
        <w:rFonts w:hint="default"/>
      </w:rPr>
    </w:lvl>
    <w:lvl w:ilvl="1">
      <w:start w:val="1"/>
      <w:numFmt w:val="decimal"/>
      <w:lvlText w:val="%2)"/>
      <w:lvlJc w:val="left"/>
      <w:pPr>
        <w:tabs>
          <w:tab w:val="num" w:pos="1260"/>
        </w:tabs>
        <w:ind w:left="1260" w:hanging="360"/>
      </w:pPr>
      <w:rPr>
        <w:rFonts w:hint="default"/>
        <w:b/>
      </w:rPr>
    </w:lvl>
    <w:lvl w:ilvl="2">
      <w:start w:val="1"/>
      <w:numFmt w:val="none"/>
      <w:lvlText w:val="13.3.1"/>
      <w:lvlJc w:val="left"/>
      <w:pPr>
        <w:tabs>
          <w:tab w:val="num" w:pos="0"/>
        </w:tabs>
        <w:ind w:left="2706" w:hanging="720"/>
      </w:pPr>
      <w:rPr>
        <w:rFonts w:hint="default"/>
        <w:b/>
      </w:rPr>
    </w:lvl>
    <w:lvl w:ilvl="3">
      <w:start w:val="1"/>
      <w:numFmt w:val="decimal"/>
      <w:lvlText w:val="%1.%2.%3.%4."/>
      <w:lvlJc w:val="left"/>
      <w:pPr>
        <w:tabs>
          <w:tab w:val="num" w:pos="0"/>
        </w:tabs>
        <w:ind w:left="4059" w:hanging="1080"/>
      </w:pPr>
      <w:rPr>
        <w:rFonts w:hint="default"/>
      </w:rPr>
    </w:lvl>
    <w:lvl w:ilvl="4">
      <w:start w:val="1"/>
      <w:numFmt w:val="decimal"/>
      <w:lvlText w:val="%1.%2.%3.%4.%5."/>
      <w:lvlJc w:val="left"/>
      <w:pPr>
        <w:tabs>
          <w:tab w:val="num" w:pos="0"/>
        </w:tabs>
        <w:ind w:left="5052" w:hanging="1080"/>
      </w:pPr>
      <w:rPr>
        <w:rFonts w:hint="default"/>
      </w:rPr>
    </w:lvl>
    <w:lvl w:ilvl="5">
      <w:start w:val="1"/>
      <w:numFmt w:val="decimal"/>
      <w:lvlText w:val="%1.%2.%3.%4.%5.%6."/>
      <w:lvlJc w:val="left"/>
      <w:pPr>
        <w:tabs>
          <w:tab w:val="num" w:pos="0"/>
        </w:tabs>
        <w:ind w:left="6405" w:hanging="1440"/>
      </w:pPr>
      <w:rPr>
        <w:rFonts w:hint="default"/>
      </w:rPr>
    </w:lvl>
    <w:lvl w:ilvl="6">
      <w:start w:val="1"/>
      <w:numFmt w:val="decimal"/>
      <w:lvlText w:val="%1.%2.%3.%4.%5.%6.%7."/>
      <w:lvlJc w:val="left"/>
      <w:pPr>
        <w:tabs>
          <w:tab w:val="num" w:pos="0"/>
        </w:tabs>
        <w:ind w:left="7398" w:hanging="1440"/>
      </w:pPr>
      <w:rPr>
        <w:rFonts w:hint="default"/>
      </w:rPr>
    </w:lvl>
    <w:lvl w:ilvl="7">
      <w:start w:val="1"/>
      <w:numFmt w:val="decimal"/>
      <w:lvlText w:val="%1.%2.%3.%4.%5.%6.%7.%8."/>
      <w:lvlJc w:val="left"/>
      <w:pPr>
        <w:tabs>
          <w:tab w:val="num" w:pos="0"/>
        </w:tabs>
        <w:ind w:left="8751" w:hanging="1800"/>
      </w:pPr>
      <w:rPr>
        <w:rFonts w:hint="default"/>
      </w:rPr>
    </w:lvl>
    <w:lvl w:ilvl="8">
      <w:start w:val="1"/>
      <w:numFmt w:val="decimal"/>
      <w:lvlText w:val="%1.%2.%3.%4.%5.%6.%7.%8.%9."/>
      <w:lvlJc w:val="left"/>
      <w:pPr>
        <w:tabs>
          <w:tab w:val="num" w:pos="0"/>
        </w:tabs>
        <w:ind w:left="9744" w:hanging="1800"/>
      </w:pPr>
      <w:rPr>
        <w:rFonts w:hint="default"/>
      </w:rPr>
    </w:lvl>
  </w:abstractNum>
  <w:abstractNum w:abstractNumId="61" w15:restartNumberingAfterBreak="0">
    <w:nsid w:val="5CD105A5"/>
    <w:multiLevelType w:val="hybridMultilevel"/>
    <w:tmpl w:val="68A042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2" w15:restartNumberingAfterBreak="0">
    <w:nsid w:val="5D04345E"/>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3" w15:restartNumberingAfterBreak="0">
    <w:nsid w:val="5D3C1928"/>
    <w:multiLevelType w:val="multilevel"/>
    <w:tmpl w:val="B75A9A3A"/>
    <w:lvl w:ilvl="0">
      <w:start w:val="5"/>
      <w:numFmt w:val="decimal"/>
      <w:lvlText w:val="%1."/>
      <w:lvlJc w:val="left"/>
      <w:pPr>
        <w:ind w:left="480" w:hanging="480"/>
      </w:pPr>
      <w:rPr>
        <w:rFonts w:hint="default"/>
      </w:rPr>
    </w:lvl>
    <w:lvl w:ilvl="1">
      <w:start w:val="1"/>
      <w:numFmt w:val="decimal"/>
      <w:lvlText w:val="6.%2."/>
      <w:lvlJc w:val="left"/>
      <w:pPr>
        <w:ind w:left="1429" w:hanging="720"/>
      </w:pPr>
      <w:rPr>
        <w:rFonts w:hint="default"/>
        <w:b/>
      </w:rPr>
    </w:lvl>
    <w:lvl w:ilvl="2">
      <w:start w:val="5"/>
      <w:numFmt w:val="decimal"/>
      <w:lvlText w:val="6.3.%3."/>
      <w:lvlJc w:val="left"/>
      <w:pPr>
        <w:ind w:left="2498" w:hanging="1080"/>
      </w:pPr>
      <w:rPr>
        <w:rFonts w:hint="default"/>
        <w:b/>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64" w15:restartNumberingAfterBreak="0">
    <w:nsid w:val="5D4F6134"/>
    <w:multiLevelType w:val="multilevel"/>
    <w:tmpl w:val="8BD4A9C0"/>
    <w:lvl w:ilvl="0">
      <w:start w:val="3"/>
      <w:numFmt w:val="decimal"/>
      <w:lvlText w:val="%1."/>
      <w:lvlJc w:val="left"/>
      <w:pPr>
        <w:ind w:left="450" w:hanging="450"/>
      </w:pPr>
      <w:rPr>
        <w:rFonts w:hint="default"/>
      </w:rPr>
    </w:lvl>
    <w:lvl w:ilvl="1">
      <w:start w:val="3"/>
      <w:numFmt w:val="decimal"/>
      <w:lvlText w:val="%1.%2."/>
      <w:lvlJc w:val="left"/>
      <w:pPr>
        <w:ind w:left="880" w:hanging="450"/>
      </w:pPr>
      <w:rPr>
        <w:rFonts w:hint="default"/>
        <w:b/>
      </w:rPr>
    </w:lvl>
    <w:lvl w:ilvl="2">
      <w:start w:val="3"/>
      <w:numFmt w:val="decimal"/>
      <w:lvlText w:val="%1.%2.%3."/>
      <w:lvlJc w:val="left"/>
      <w:pPr>
        <w:ind w:left="1713" w:hanging="720"/>
      </w:pPr>
      <w:rPr>
        <w:rFonts w:hint="default"/>
        <w:b/>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230" w:hanging="1080"/>
      </w:pPr>
      <w:rPr>
        <w:rFonts w:hint="default"/>
      </w:rPr>
    </w:lvl>
    <w:lvl w:ilvl="6">
      <w:start w:val="1"/>
      <w:numFmt w:val="decimal"/>
      <w:lvlText w:val="%1.%2.%3.%4.%5.%6.%7."/>
      <w:lvlJc w:val="left"/>
      <w:pPr>
        <w:ind w:left="3660" w:hanging="1080"/>
      </w:pPr>
      <w:rPr>
        <w:rFonts w:hint="default"/>
      </w:rPr>
    </w:lvl>
    <w:lvl w:ilvl="7">
      <w:start w:val="1"/>
      <w:numFmt w:val="decimal"/>
      <w:lvlText w:val="%1.%2.%3.%4.%5.%6.%7.%8."/>
      <w:lvlJc w:val="left"/>
      <w:pPr>
        <w:ind w:left="4450" w:hanging="1440"/>
      </w:pPr>
      <w:rPr>
        <w:rFonts w:hint="default"/>
      </w:rPr>
    </w:lvl>
    <w:lvl w:ilvl="8">
      <w:start w:val="1"/>
      <w:numFmt w:val="decimal"/>
      <w:lvlText w:val="%1.%2.%3.%4.%5.%6.%7.%8.%9."/>
      <w:lvlJc w:val="left"/>
      <w:pPr>
        <w:ind w:left="4880" w:hanging="1440"/>
      </w:pPr>
      <w:rPr>
        <w:rFonts w:hint="default"/>
      </w:rPr>
    </w:lvl>
  </w:abstractNum>
  <w:abstractNum w:abstractNumId="65" w15:restartNumberingAfterBreak="0">
    <w:nsid w:val="5FCC549C"/>
    <w:multiLevelType w:val="multilevel"/>
    <w:tmpl w:val="63A62D52"/>
    <w:lvl w:ilvl="0">
      <w:start w:val="13"/>
      <w:numFmt w:val="decimal"/>
      <w:lvlText w:val="%1."/>
      <w:lvlJc w:val="left"/>
      <w:pPr>
        <w:ind w:left="360" w:hanging="360"/>
      </w:pPr>
      <w:rPr>
        <w:rFonts w:hint="default"/>
      </w:rPr>
    </w:lvl>
    <w:lvl w:ilvl="1">
      <w:start w:val="4"/>
      <w:numFmt w:val="decimal"/>
      <w:lvlText w:val="%1.%2."/>
      <w:lvlJc w:val="left"/>
      <w:pPr>
        <w:ind w:left="1260" w:hanging="360"/>
      </w:pPr>
      <w:rPr>
        <w:rFonts w:hint="default"/>
        <w:b/>
      </w:rPr>
    </w:lvl>
    <w:lvl w:ilvl="2">
      <w:start w:val="1"/>
      <w:numFmt w:val="decimal"/>
      <w:lvlText w:val="%1.%2.%3."/>
      <w:lvlJc w:val="left"/>
      <w:pPr>
        <w:ind w:left="2160" w:hanging="36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220" w:hanging="72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380" w:hanging="1080"/>
      </w:pPr>
      <w:rPr>
        <w:rFonts w:hint="default"/>
      </w:rPr>
    </w:lvl>
    <w:lvl w:ilvl="8">
      <w:start w:val="1"/>
      <w:numFmt w:val="decimal"/>
      <w:lvlText w:val="%1.%2.%3.%4.%5.%6.%7.%8.%9."/>
      <w:lvlJc w:val="left"/>
      <w:pPr>
        <w:ind w:left="8280" w:hanging="1080"/>
      </w:pPr>
      <w:rPr>
        <w:rFonts w:hint="default"/>
      </w:rPr>
    </w:lvl>
  </w:abstractNum>
  <w:abstractNum w:abstractNumId="66" w15:restartNumberingAfterBreak="0">
    <w:nsid w:val="604E669A"/>
    <w:multiLevelType w:val="multilevel"/>
    <w:tmpl w:val="437E992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b/>
      </w:rPr>
    </w:lvl>
    <w:lvl w:ilvl="2">
      <w:start w:val="1"/>
      <w:numFmt w:val="decimal"/>
      <w:lvlText w:val="7.1.%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7" w15:restartNumberingAfterBreak="0">
    <w:nsid w:val="60FF55E4"/>
    <w:multiLevelType w:val="hybridMultilevel"/>
    <w:tmpl w:val="7A28D7C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8" w15:restartNumberingAfterBreak="0">
    <w:nsid w:val="618D330C"/>
    <w:multiLevelType w:val="multilevel"/>
    <w:tmpl w:val="AE744E16"/>
    <w:lvl w:ilvl="0">
      <w:start w:val="10"/>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7.2.%3."/>
      <w:lvlJc w:val="left"/>
      <w:pPr>
        <w:ind w:left="720" w:hanging="720"/>
      </w:pPr>
      <w:rPr>
        <w:rFonts w:hint="default"/>
        <w:b/>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1CB612B"/>
    <w:multiLevelType w:val="hybridMultilevel"/>
    <w:tmpl w:val="0878341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0" w15:restartNumberingAfterBreak="0">
    <w:nsid w:val="6310222A"/>
    <w:multiLevelType w:val="multilevel"/>
    <w:tmpl w:val="DA3E16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489" w:hanging="504"/>
      </w:pPr>
      <w:rPr>
        <w:b/>
        <w:i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66D216C"/>
    <w:multiLevelType w:val="multilevel"/>
    <w:tmpl w:val="C1C4000A"/>
    <w:lvl w:ilvl="0">
      <w:start w:val="8"/>
      <w:numFmt w:val="decimal"/>
      <w:lvlText w:val="%1."/>
      <w:lvlJc w:val="left"/>
      <w:pPr>
        <w:ind w:left="360" w:hanging="360"/>
      </w:pPr>
      <w:rPr>
        <w:rFonts w:hint="default"/>
      </w:rPr>
    </w:lvl>
    <w:lvl w:ilvl="1">
      <w:start w:val="1"/>
      <w:numFmt w:val="decimal"/>
      <w:lvlText w:val="11.%2."/>
      <w:lvlJc w:val="left"/>
      <w:pPr>
        <w:ind w:left="927" w:hanging="360"/>
      </w:pPr>
      <w:rPr>
        <w:rFonts w:hint="default"/>
        <w:b/>
        <w:i w:val="0"/>
        <w:color w:val="auto"/>
      </w:rPr>
    </w:lvl>
    <w:lvl w:ilvl="2">
      <w:start w:val="1"/>
      <w:numFmt w:val="decimal"/>
      <w:lvlText w:val="11.1.%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2" w15:restartNumberingAfterBreak="0">
    <w:nsid w:val="672D6A56"/>
    <w:multiLevelType w:val="multilevel"/>
    <w:tmpl w:val="40AC8D7E"/>
    <w:lvl w:ilvl="0">
      <w:start w:val="8"/>
      <w:numFmt w:val="decimal"/>
      <w:lvlText w:val="%1."/>
      <w:lvlJc w:val="left"/>
      <w:pPr>
        <w:tabs>
          <w:tab w:val="num" w:pos="360"/>
        </w:tabs>
        <w:ind w:left="360" w:hanging="360"/>
      </w:pPr>
      <w:rPr>
        <w:rFonts w:hint="default"/>
        <w:b/>
      </w:rPr>
    </w:lvl>
    <w:lvl w:ilvl="1">
      <w:start w:val="1"/>
      <w:numFmt w:val="decimal"/>
      <w:lvlText w:val="%1.%2."/>
      <w:lvlJc w:val="left"/>
      <w:pPr>
        <w:tabs>
          <w:tab w:val="num" w:pos="6173"/>
        </w:tabs>
        <w:ind w:left="6173"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73" w15:restartNumberingAfterBreak="0">
    <w:nsid w:val="6A4A66B0"/>
    <w:multiLevelType w:val="multilevel"/>
    <w:tmpl w:val="8B8059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i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BD931E8"/>
    <w:multiLevelType w:val="hybridMultilevel"/>
    <w:tmpl w:val="949CB4D0"/>
    <w:lvl w:ilvl="0" w:tplc="44E45A56">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5" w15:restartNumberingAfterBreak="0">
    <w:nsid w:val="6C403030"/>
    <w:multiLevelType w:val="multilevel"/>
    <w:tmpl w:val="8E908C62"/>
    <w:lvl w:ilvl="0">
      <w:start w:val="7"/>
      <w:numFmt w:val="decimal"/>
      <w:lvlText w:val="%1."/>
      <w:lvlJc w:val="left"/>
      <w:pPr>
        <w:ind w:left="450" w:hanging="450"/>
      </w:pPr>
      <w:rPr>
        <w:rFonts w:hint="default"/>
      </w:rPr>
    </w:lvl>
    <w:lvl w:ilvl="1">
      <w:start w:val="1"/>
      <w:numFmt w:val="decimal"/>
      <w:lvlText w:val="%1.%2."/>
      <w:lvlJc w:val="left"/>
      <w:pPr>
        <w:ind w:left="1377" w:hanging="450"/>
      </w:pPr>
      <w:rPr>
        <w:rFonts w:hint="default"/>
      </w:rPr>
    </w:lvl>
    <w:lvl w:ilvl="2">
      <w:start w:val="4"/>
      <w:numFmt w:val="decimal"/>
      <w:lvlText w:val="%1.%2.%3."/>
      <w:lvlJc w:val="left"/>
      <w:pPr>
        <w:ind w:left="2574" w:hanging="720"/>
      </w:pPr>
      <w:rPr>
        <w:rFonts w:hint="default"/>
        <w:b/>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6642" w:hanging="108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76" w15:restartNumberingAfterBreak="0">
    <w:nsid w:val="6F1E3205"/>
    <w:multiLevelType w:val="multilevel"/>
    <w:tmpl w:val="0419001F"/>
    <w:numStyleLink w:val="111111"/>
  </w:abstractNum>
  <w:abstractNum w:abstractNumId="77" w15:restartNumberingAfterBreak="0">
    <w:nsid w:val="733E5B8F"/>
    <w:multiLevelType w:val="multilevel"/>
    <w:tmpl w:val="02B64ED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556"/>
        </w:tabs>
        <w:ind w:left="3556" w:hanging="720"/>
      </w:pPr>
      <w:rPr>
        <w:rFonts w:hint="default"/>
        <w:b/>
        <w:color w:val="auto"/>
        <w:sz w:val="22"/>
        <w:szCs w:val="22"/>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7366693F"/>
    <w:multiLevelType w:val="multilevel"/>
    <w:tmpl w:val="CCCADB74"/>
    <w:lvl w:ilvl="0">
      <w:start w:val="3"/>
      <w:numFmt w:val="decimal"/>
      <w:lvlText w:val="%1."/>
      <w:lvlJc w:val="left"/>
      <w:pPr>
        <w:ind w:left="450" w:hanging="450"/>
      </w:pPr>
      <w:rPr>
        <w:rFonts w:hint="default"/>
      </w:rPr>
    </w:lvl>
    <w:lvl w:ilvl="1">
      <w:start w:val="6"/>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74B10D4F"/>
    <w:multiLevelType w:val="hybridMultilevel"/>
    <w:tmpl w:val="7E1C7C1A"/>
    <w:lvl w:ilvl="0" w:tplc="093EE9CC">
      <w:start w:val="1"/>
      <w:numFmt w:val="decimal"/>
      <w:lvlText w:val="%1)"/>
      <w:lvlJc w:val="left"/>
      <w:pPr>
        <w:ind w:left="1637" w:hanging="360"/>
      </w:pPr>
      <w:rPr>
        <w:rFonts w:hint="default"/>
        <w:b/>
      </w:rPr>
    </w:lvl>
    <w:lvl w:ilvl="1" w:tplc="04220003">
      <w:start w:val="1"/>
      <w:numFmt w:val="bullet"/>
      <w:lvlText w:val="o"/>
      <w:lvlJc w:val="left"/>
      <w:pPr>
        <w:ind w:left="2357" w:hanging="360"/>
      </w:pPr>
      <w:rPr>
        <w:rFonts w:ascii="Courier New" w:hAnsi="Courier New" w:cs="Courier New" w:hint="default"/>
      </w:rPr>
    </w:lvl>
    <w:lvl w:ilvl="2" w:tplc="04220005">
      <w:start w:val="1"/>
      <w:numFmt w:val="bullet"/>
      <w:lvlText w:val=""/>
      <w:lvlJc w:val="left"/>
      <w:pPr>
        <w:ind w:left="3077" w:hanging="360"/>
      </w:pPr>
      <w:rPr>
        <w:rFonts w:ascii="Wingdings" w:hAnsi="Wingdings" w:hint="default"/>
      </w:rPr>
    </w:lvl>
    <w:lvl w:ilvl="3" w:tplc="04220001" w:tentative="1">
      <w:start w:val="1"/>
      <w:numFmt w:val="bullet"/>
      <w:lvlText w:val=""/>
      <w:lvlJc w:val="left"/>
      <w:pPr>
        <w:ind w:left="3797" w:hanging="360"/>
      </w:pPr>
      <w:rPr>
        <w:rFonts w:ascii="Symbol" w:hAnsi="Symbol" w:hint="default"/>
      </w:rPr>
    </w:lvl>
    <w:lvl w:ilvl="4" w:tplc="04220003" w:tentative="1">
      <w:start w:val="1"/>
      <w:numFmt w:val="bullet"/>
      <w:lvlText w:val="o"/>
      <w:lvlJc w:val="left"/>
      <w:pPr>
        <w:ind w:left="4517" w:hanging="360"/>
      </w:pPr>
      <w:rPr>
        <w:rFonts w:ascii="Courier New" w:hAnsi="Courier New" w:cs="Courier New" w:hint="default"/>
      </w:rPr>
    </w:lvl>
    <w:lvl w:ilvl="5" w:tplc="04220005" w:tentative="1">
      <w:start w:val="1"/>
      <w:numFmt w:val="bullet"/>
      <w:lvlText w:val=""/>
      <w:lvlJc w:val="left"/>
      <w:pPr>
        <w:ind w:left="5237" w:hanging="360"/>
      </w:pPr>
      <w:rPr>
        <w:rFonts w:ascii="Wingdings" w:hAnsi="Wingdings" w:hint="default"/>
      </w:rPr>
    </w:lvl>
    <w:lvl w:ilvl="6" w:tplc="04220001" w:tentative="1">
      <w:start w:val="1"/>
      <w:numFmt w:val="bullet"/>
      <w:lvlText w:val=""/>
      <w:lvlJc w:val="left"/>
      <w:pPr>
        <w:ind w:left="5957" w:hanging="360"/>
      </w:pPr>
      <w:rPr>
        <w:rFonts w:ascii="Symbol" w:hAnsi="Symbol" w:hint="default"/>
      </w:rPr>
    </w:lvl>
    <w:lvl w:ilvl="7" w:tplc="04220003" w:tentative="1">
      <w:start w:val="1"/>
      <w:numFmt w:val="bullet"/>
      <w:lvlText w:val="o"/>
      <w:lvlJc w:val="left"/>
      <w:pPr>
        <w:ind w:left="6677" w:hanging="360"/>
      </w:pPr>
      <w:rPr>
        <w:rFonts w:ascii="Courier New" w:hAnsi="Courier New" w:cs="Courier New" w:hint="default"/>
      </w:rPr>
    </w:lvl>
    <w:lvl w:ilvl="8" w:tplc="04220005" w:tentative="1">
      <w:start w:val="1"/>
      <w:numFmt w:val="bullet"/>
      <w:lvlText w:val=""/>
      <w:lvlJc w:val="left"/>
      <w:pPr>
        <w:ind w:left="7397" w:hanging="360"/>
      </w:pPr>
      <w:rPr>
        <w:rFonts w:ascii="Wingdings" w:hAnsi="Wingdings" w:hint="default"/>
      </w:rPr>
    </w:lvl>
  </w:abstractNum>
  <w:abstractNum w:abstractNumId="80" w15:restartNumberingAfterBreak="0">
    <w:nsid w:val="77331ED1"/>
    <w:multiLevelType w:val="multilevel"/>
    <w:tmpl w:val="62B2D2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854" w:hanging="720"/>
      </w:pPr>
      <w:rPr>
        <w:rFonts w:hint="default"/>
        <w:b/>
        <w:i w:val="0"/>
      </w:rPr>
    </w:lvl>
    <w:lvl w:ilvl="3">
      <w:start w:val="1"/>
      <w:numFmt w:val="decimal"/>
      <w:lvlText w:val="%1.%2.%3.%4."/>
      <w:lvlJc w:val="left"/>
      <w:pPr>
        <w:ind w:left="2989" w:hanging="720"/>
      </w:pPr>
      <w:rPr>
        <w:rFonts w:hint="default"/>
        <w:b/>
        <w:color w:val="000000"/>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81" w15:restartNumberingAfterBreak="0">
    <w:nsid w:val="77850E05"/>
    <w:multiLevelType w:val="hybridMultilevel"/>
    <w:tmpl w:val="92343AE8"/>
    <w:lvl w:ilvl="0" w:tplc="25128204">
      <w:start w:val="1"/>
      <w:numFmt w:val="bullet"/>
      <w:lvlText w:val=""/>
      <w:lvlJc w:val="left"/>
      <w:pPr>
        <w:ind w:left="720" w:hanging="360"/>
      </w:pPr>
      <w:rPr>
        <w:rFonts w:ascii="Wingdings" w:hAnsi="Wingdings" w:hint="default"/>
        <w:sz w:val="19"/>
      </w:rPr>
    </w:lvl>
    <w:lvl w:ilvl="1" w:tplc="2C4A94FA">
      <w:start w:val="1"/>
      <w:numFmt w:val="decimal"/>
      <w:lvlText w:val="(%2)"/>
      <w:lvlJc w:val="left"/>
      <w:pPr>
        <w:ind w:left="1440" w:hanging="360"/>
      </w:pPr>
      <w:rPr>
        <w:rFonts w:hint="default"/>
      </w:rPr>
    </w:lvl>
    <w:lvl w:ilvl="2" w:tplc="04220011">
      <w:start w:val="1"/>
      <w:numFmt w:val="decimal"/>
      <w:lvlText w:val="%3)"/>
      <w:lvlJc w:val="left"/>
      <w:pPr>
        <w:ind w:left="2160" w:hanging="360"/>
      </w:pPr>
      <w:rPr>
        <w:b/>
      </w:rPr>
    </w:lvl>
    <w:lvl w:ilvl="3" w:tplc="1116DE00">
      <w:start w:val="1"/>
      <w:numFmt w:val="decimal"/>
      <w:lvlText w:val="%4)"/>
      <w:lvlJc w:val="left"/>
      <w:pPr>
        <w:ind w:left="2880" w:hanging="360"/>
      </w:pPr>
      <w:rPr>
        <w:rFonts w:hint="default"/>
        <w:b/>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78E717D3"/>
    <w:multiLevelType w:val="multilevel"/>
    <w:tmpl w:val="83D286EC"/>
    <w:lvl w:ilvl="0">
      <w:start w:val="4"/>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ascii="Times New Roman" w:hAnsi="Times New Roman" w:cs="Times New Roman" w:hint="default"/>
        <w:b/>
        <w:sz w:val="22"/>
        <w:szCs w:val="22"/>
      </w:rPr>
    </w:lvl>
    <w:lvl w:ilvl="2">
      <w:start w:val="4"/>
      <w:numFmt w:val="decimal"/>
      <w:lvlText w:val="5.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3" w15:restartNumberingAfterBreak="0">
    <w:nsid w:val="79406DDF"/>
    <w:multiLevelType w:val="multilevel"/>
    <w:tmpl w:val="78B2CE5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i w:val="0"/>
        <w:color w:val="auto"/>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AB702B0"/>
    <w:multiLevelType w:val="multilevel"/>
    <w:tmpl w:val="9662D654"/>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b/>
      </w:rPr>
    </w:lvl>
    <w:lvl w:ilvl="2">
      <w:start w:val="1"/>
      <w:numFmt w:val="decimal"/>
      <w:lvlText w:val="%1.%2.%3."/>
      <w:lvlJc w:val="left"/>
      <w:pPr>
        <w:ind w:left="1003" w:hanging="720"/>
      </w:pPr>
      <w:rPr>
        <w:rFonts w:hint="default"/>
        <w:b/>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7C046CD2"/>
    <w:multiLevelType w:val="hybridMultilevel"/>
    <w:tmpl w:val="1B2CBB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430739878">
    <w:abstractNumId w:val="62"/>
  </w:num>
  <w:num w:numId="2" w16cid:durableId="2101096649">
    <w:abstractNumId w:val="0"/>
  </w:num>
  <w:num w:numId="3" w16cid:durableId="1732457405">
    <w:abstractNumId w:val="45"/>
  </w:num>
  <w:num w:numId="4" w16cid:durableId="487021325">
    <w:abstractNumId w:val="38"/>
  </w:num>
  <w:num w:numId="5" w16cid:durableId="139809991">
    <w:abstractNumId w:val="83"/>
  </w:num>
  <w:num w:numId="6" w16cid:durableId="155923710">
    <w:abstractNumId w:val="54"/>
  </w:num>
  <w:num w:numId="7" w16cid:durableId="1753773207">
    <w:abstractNumId w:val="79"/>
  </w:num>
  <w:num w:numId="8" w16cid:durableId="1667392514">
    <w:abstractNumId w:val="32"/>
  </w:num>
  <w:num w:numId="9" w16cid:durableId="963149139">
    <w:abstractNumId w:val="60"/>
  </w:num>
  <w:num w:numId="10" w16cid:durableId="980892096">
    <w:abstractNumId w:val="4"/>
  </w:num>
  <w:num w:numId="11" w16cid:durableId="620385738">
    <w:abstractNumId w:val="35"/>
  </w:num>
  <w:num w:numId="12" w16cid:durableId="1120034815">
    <w:abstractNumId w:val="27"/>
  </w:num>
  <w:num w:numId="13" w16cid:durableId="1876237199">
    <w:abstractNumId w:val="59"/>
  </w:num>
  <w:num w:numId="14" w16cid:durableId="250510525">
    <w:abstractNumId w:val="47"/>
  </w:num>
  <w:num w:numId="15" w16cid:durableId="1077704186">
    <w:abstractNumId w:val="16"/>
  </w:num>
  <w:num w:numId="16" w16cid:durableId="1076441935">
    <w:abstractNumId w:val="82"/>
  </w:num>
  <w:num w:numId="17" w16cid:durableId="1311405902">
    <w:abstractNumId w:val="76"/>
    <w:lvlOverride w:ilvl="0">
      <w:lvl w:ilvl="0">
        <w:start w:val="1"/>
        <w:numFmt w:val="decimal"/>
        <w:lvlText w:val="%1."/>
        <w:lvlJc w:val="left"/>
        <w:pPr>
          <w:tabs>
            <w:tab w:val="num" w:pos="360"/>
          </w:tabs>
          <w:ind w:left="360" w:hanging="360"/>
        </w:pPr>
      </w:lvl>
    </w:lvlOverride>
    <w:lvlOverride w:ilvl="1">
      <w:lvl w:ilvl="1">
        <w:start w:val="1"/>
        <w:numFmt w:val="decimal"/>
        <w:lvlText w:val="%1.%2."/>
        <w:lvlJc w:val="left"/>
        <w:pPr>
          <w:tabs>
            <w:tab w:val="num" w:pos="792"/>
          </w:tabs>
          <w:ind w:left="792" w:hanging="432"/>
        </w:pPr>
      </w:lvl>
    </w:lvlOverride>
    <w:lvlOverride w:ilvl="2">
      <w:lvl w:ilvl="2">
        <w:start w:val="1"/>
        <w:numFmt w:val="decimal"/>
        <w:lvlText w:val="%1.%2.%3."/>
        <w:lvlJc w:val="left"/>
        <w:pPr>
          <w:tabs>
            <w:tab w:val="num" w:pos="1214"/>
          </w:tabs>
          <w:ind w:left="1214" w:hanging="504"/>
        </w:pPr>
        <w:rPr>
          <w:rFonts w:ascii="Times New Roman" w:hAnsi="Times New Roman" w:cs="Times New Roman" w:hint="default"/>
          <w:b/>
          <w:bCs/>
          <w:i w:val="0"/>
          <w:iCs w:val="0"/>
          <w:color w:val="auto"/>
        </w:rPr>
      </w:lvl>
    </w:lvlOverride>
    <w:lvlOverride w:ilvl="3">
      <w:lvl w:ilvl="3">
        <w:start w:val="1"/>
        <w:numFmt w:val="decimal"/>
        <w:lvlText w:val="%1.%2.%3.%4."/>
        <w:lvlJc w:val="left"/>
        <w:pPr>
          <w:tabs>
            <w:tab w:val="num" w:pos="1728"/>
          </w:tabs>
          <w:ind w:left="1728" w:hanging="648"/>
        </w:pPr>
      </w:lvl>
    </w:lvlOverride>
    <w:lvlOverride w:ilvl="4">
      <w:lvl w:ilvl="4">
        <w:start w:val="1"/>
        <w:numFmt w:val="decimal"/>
        <w:lvlText w:val="%1.%2.%3.%4.%5."/>
        <w:lvlJc w:val="left"/>
        <w:pPr>
          <w:tabs>
            <w:tab w:val="num" w:pos="2232"/>
          </w:tabs>
          <w:ind w:left="2232" w:hanging="792"/>
        </w:pPr>
      </w:lvl>
    </w:lvlOverride>
    <w:lvlOverride w:ilvl="5">
      <w:lvl w:ilvl="5">
        <w:start w:val="1"/>
        <w:numFmt w:val="decimal"/>
        <w:lvlText w:val="%1.%2.%3.%4.%5.%6."/>
        <w:lvlJc w:val="left"/>
        <w:pPr>
          <w:tabs>
            <w:tab w:val="num" w:pos="2736"/>
          </w:tabs>
          <w:ind w:left="2736" w:hanging="936"/>
        </w:pPr>
      </w:lvl>
    </w:lvlOverride>
    <w:lvlOverride w:ilvl="6">
      <w:lvl w:ilvl="6">
        <w:start w:val="1"/>
        <w:numFmt w:val="decimal"/>
        <w:lvlText w:val="%1.%2.%3.%4.%5.%6.%7."/>
        <w:lvlJc w:val="left"/>
        <w:pPr>
          <w:tabs>
            <w:tab w:val="num" w:pos="3240"/>
          </w:tabs>
          <w:ind w:left="3240" w:hanging="1080"/>
        </w:pPr>
      </w:lvl>
    </w:lvlOverride>
    <w:lvlOverride w:ilvl="7">
      <w:lvl w:ilvl="7">
        <w:start w:val="1"/>
        <w:numFmt w:val="decimal"/>
        <w:lvlText w:val="%1.%2.%3.%4.%5.%6.%7.%8."/>
        <w:lvlJc w:val="left"/>
        <w:pPr>
          <w:tabs>
            <w:tab w:val="num" w:pos="3744"/>
          </w:tabs>
          <w:ind w:left="3744" w:hanging="1224"/>
        </w:pPr>
      </w:lvl>
    </w:lvlOverride>
    <w:lvlOverride w:ilvl="8">
      <w:lvl w:ilvl="8">
        <w:start w:val="1"/>
        <w:numFmt w:val="decimal"/>
        <w:lvlText w:val="%1.%2.%3.%4.%5.%6.%7.%8.%9."/>
        <w:lvlJc w:val="left"/>
        <w:pPr>
          <w:tabs>
            <w:tab w:val="num" w:pos="4320"/>
          </w:tabs>
          <w:ind w:left="4320" w:hanging="1440"/>
        </w:pPr>
      </w:lvl>
    </w:lvlOverride>
  </w:num>
  <w:num w:numId="18" w16cid:durableId="646203607">
    <w:abstractNumId w:val="5"/>
  </w:num>
  <w:num w:numId="19" w16cid:durableId="1552574777">
    <w:abstractNumId w:val="6"/>
  </w:num>
  <w:num w:numId="20" w16cid:durableId="236519842">
    <w:abstractNumId w:val="9"/>
  </w:num>
  <w:num w:numId="21" w16cid:durableId="318272952">
    <w:abstractNumId w:val="3"/>
  </w:num>
  <w:num w:numId="22" w16cid:durableId="1360861452">
    <w:abstractNumId w:val="81"/>
  </w:num>
  <w:num w:numId="23" w16cid:durableId="1399090260">
    <w:abstractNumId w:val="2"/>
  </w:num>
  <w:num w:numId="24" w16cid:durableId="1752777222">
    <w:abstractNumId w:val="66"/>
  </w:num>
  <w:num w:numId="25" w16cid:durableId="1444229694">
    <w:abstractNumId w:val="11"/>
  </w:num>
  <w:num w:numId="26" w16cid:durableId="1066225589">
    <w:abstractNumId w:val="58"/>
  </w:num>
  <w:num w:numId="27" w16cid:durableId="1210803827">
    <w:abstractNumId w:val="68"/>
  </w:num>
  <w:num w:numId="28" w16cid:durableId="1366128181">
    <w:abstractNumId w:val="63"/>
  </w:num>
  <w:num w:numId="29" w16cid:durableId="410927839">
    <w:abstractNumId w:val="7"/>
  </w:num>
  <w:num w:numId="30" w16cid:durableId="1900170760">
    <w:abstractNumId w:val="18"/>
  </w:num>
  <w:num w:numId="31" w16cid:durableId="1724252329">
    <w:abstractNumId w:val="71"/>
  </w:num>
  <w:num w:numId="32" w16cid:durableId="43725385">
    <w:abstractNumId w:val="53"/>
  </w:num>
  <w:num w:numId="33" w16cid:durableId="734821418">
    <w:abstractNumId w:val="26"/>
  </w:num>
  <w:num w:numId="34" w16cid:durableId="1155335321">
    <w:abstractNumId w:val="20"/>
  </w:num>
  <w:num w:numId="35" w16cid:durableId="124394342">
    <w:abstractNumId w:val="49"/>
  </w:num>
  <w:num w:numId="36" w16cid:durableId="647439843">
    <w:abstractNumId w:val="1"/>
  </w:num>
  <w:num w:numId="37" w16cid:durableId="1237058230">
    <w:abstractNumId w:val="34"/>
  </w:num>
  <w:num w:numId="38" w16cid:durableId="48463416">
    <w:abstractNumId w:val="64"/>
  </w:num>
  <w:num w:numId="39" w16cid:durableId="514196690">
    <w:abstractNumId w:val="14"/>
  </w:num>
  <w:num w:numId="40" w16cid:durableId="581448113">
    <w:abstractNumId w:val="19"/>
  </w:num>
  <w:num w:numId="41" w16cid:durableId="1182936145">
    <w:abstractNumId w:val="22"/>
  </w:num>
  <w:num w:numId="42" w16cid:durableId="943340338">
    <w:abstractNumId w:val="55"/>
  </w:num>
  <w:num w:numId="43" w16cid:durableId="1106193935">
    <w:abstractNumId w:val="46"/>
  </w:num>
  <w:num w:numId="44" w16cid:durableId="256641974">
    <w:abstractNumId w:val="42"/>
  </w:num>
  <w:num w:numId="45" w16cid:durableId="1254360093">
    <w:abstractNumId w:val="65"/>
  </w:num>
  <w:num w:numId="46" w16cid:durableId="1659075570">
    <w:abstractNumId w:val="57"/>
  </w:num>
  <w:num w:numId="47" w16cid:durableId="3368081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5494029">
    <w:abstractNumId w:val="40"/>
  </w:num>
  <w:num w:numId="49" w16cid:durableId="1764767380">
    <w:abstractNumId w:val="1"/>
  </w:num>
  <w:num w:numId="50" w16cid:durableId="1598558007">
    <w:abstractNumId w:val="43"/>
  </w:num>
  <w:num w:numId="51" w16cid:durableId="1862431210">
    <w:abstractNumId w:val="80"/>
  </w:num>
  <w:num w:numId="52" w16cid:durableId="1651864765">
    <w:abstractNumId w:val="37"/>
  </w:num>
  <w:num w:numId="53" w16cid:durableId="2098166266">
    <w:abstractNumId w:val="21"/>
  </w:num>
  <w:num w:numId="54" w16cid:durableId="311099945">
    <w:abstractNumId w:val="17"/>
  </w:num>
  <w:num w:numId="55" w16cid:durableId="474833537">
    <w:abstractNumId w:val="31"/>
  </w:num>
  <w:num w:numId="56" w16cid:durableId="675766199">
    <w:abstractNumId w:val="50"/>
  </w:num>
  <w:num w:numId="57" w16cid:durableId="1736780804">
    <w:abstractNumId w:val="10"/>
  </w:num>
  <w:num w:numId="58" w16cid:durableId="801462138">
    <w:abstractNumId w:val="24"/>
  </w:num>
  <w:num w:numId="59" w16cid:durableId="881985859">
    <w:abstractNumId w:val="67"/>
  </w:num>
  <w:num w:numId="60" w16cid:durableId="946810783">
    <w:abstractNumId w:val="8"/>
  </w:num>
  <w:num w:numId="61" w16cid:durableId="1066494001">
    <w:abstractNumId w:val="73"/>
  </w:num>
  <w:num w:numId="62" w16cid:durableId="587735872">
    <w:abstractNumId w:val="33"/>
  </w:num>
  <w:num w:numId="63" w16cid:durableId="1332878807">
    <w:abstractNumId w:val="25"/>
  </w:num>
  <w:num w:numId="64" w16cid:durableId="867572567">
    <w:abstractNumId w:val="15"/>
  </w:num>
  <w:num w:numId="65" w16cid:durableId="837354378">
    <w:abstractNumId w:val="61"/>
  </w:num>
  <w:num w:numId="66" w16cid:durableId="14312998">
    <w:abstractNumId w:val="69"/>
  </w:num>
  <w:num w:numId="67" w16cid:durableId="1201286638">
    <w:abstractNumId w:val="48"/>
  </w:num>
  <w:num w:numId="68" w16cid:durableId="19471894">
    <w:abstractNumId w:val="56"/>
  </w:num>
  <w:num w:numId="69" w16cid:durableId="1251239719">
    <w:abstractNumId w:val="75"/>
  </w:num>
  <w:num w:numId="70" w16cid:durableId="232661768">
    <w:abstractNumId w:val="51"/>
  </w:num>
  <w:num w:numId="71" w16cid:durableId="1823159946">
    <w:abstractNumId w:val="36"/>
  </w:num>
  <w:num w:numId="72" w16cid:durableId="1261449930">
    <w:abstractNumId w:val="74"/>
  </w:num>
  <w:num w:numId="73" w16cid:durableId="1771848009">
    <w:abstractNumId w:val="44"/>
  </w:num>
  <w:num w:numId="74" w16cid:durableId="1273174470">
    <w:abstractNumId w:val="85"/>
  </w:num>
  <w:num w:numId="75" w16cid:durableId="1960992124">
    <w:abstractNumId w:val="78"/>
  </w:num>
  <w:num w:numId="76" w16cid:durableId="1205629971">
    <w:abstractNumId w:val="70"/>
  </w:num>
  <w:num w:numId="77" w16cid:durableId="345252368">
    <w:abstractNumId w:val="28"/>
  </w:num>
  <w:num w:numId="78" w16cid:durableId="1040402466">
    <w:abstractNumId w:val="84"/>
  </w:num>
  <w:num w:numId="79" w16cid:durableId="2081440859">
    <w:abstractNumId w:val="77"/>
  </w:num>
  <w:num w:numId="80" w16cid:durableId="1665205805">
    <w:abstractNumId w:val="29"/>
  </w:num>
  <w:num w:numId="81" w16cid:durableId="1686904553">
    <w:abstractNumId w:val="39"/>
  </w:num>
  <w:num w:numId="82" w16cid:durableId="257249288">
    <w:abstractNumId w:val="72"/>
  </w:num>
  <w:num w:numId="83" w16cid:durableId="1184513239">
    <w:abstractNumId w:val="30"/>
  </w:num>
  <w:num w:numId="84" w16cid:durableId="754127765">
    <w:abstractNumId w:val="52"/>
  </w:num>
  <w:num w:numId="85" w16cid:durableId="1891375704">
    <w:abstractNumId w:val="13"/>
  </w:num>
  <w:num w:numId="86" w16cid:durableId="1830171472">
    <w:abstractNumId w:val="41"/>
  </w:num>
  <w:num w:numId="87" w16cid:durableId="173032018">
    <w:abstractNumId w:val="23"/>
  </w:num>
  <w:num w:numId="88" w16cid:durableId="1799646418">
    <w:abstractNumId w:val="1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уркова Дар'я Олексіївна">
    <w15:presenceInfo w15:providerId="AD" w15:userId="S-1-5-21-1150577419-2144122370-1180066121-412937"/>
  </w15:person>
  <w15:person w15:author="Рассипних Олена Олександрівна">
    <w15:presenceInfo w15:providerId="AD" w15:userId="S-1-5-21-1150577419-2144122370-1180066121-425762"/>
  </w15:person>
  <w15:person w15:author="Худякова Тетяна Олександрівна">
    <w15:presenceInfo w15:providerId="AD" w15:userId="S-1-5-21-1150577419-2144122370-1180066121-166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C8A"/>
    <w:rsid w:val="00001E7D"/>
    <w:rsid w:val="00002137"/>
    <w:rsid w:val="00003097"/>
    <w:rsid w:val="000038B8"/>
    <w:rsid w:val="00005CBE"/>
    <w:rsid w:val="00007D5E"/>
    <w:rsid w:val="00010A03"/>
    <w:rsid w:val="00011A26"/>
    <w:rsid w:val="00012859"/>
    <w:rsid w:val="00012B96"/>
    <w:rsid w:val="00017D2E"/>
    <w:rsid w:val="00020B3A"/>
    <w:rsid w:val="000224CD"/>
    <w:rsid w:val="00022A06"/>
    <w:rsid w:val="00022AC6"/>
    <w:rsid w:val="00022DCE"/>
    <w:rsid w:val="000258A0"/>
    <w:rsid w:val="0002648A"/>
    <w:rsid w:val="00026553"/>
    <w:rsid w:val="00026DB4"/>
    <w:rsid w:val="00026F85"/>
    <w:rsid w:val="00027757"/>
    <w:rsid w:val="0003697E"/>
    <w:rsid w:val="0003728D"/>
    <w:rsid w:val="00037ACD"/>
    <w:rsid w:val="00037F83"/>
    <w:rsid w:val="00040650"/>
    <w:rsid w:val="000414E5"/>
    <w:rsid w:val="000462B4"/>
    <w:rsid w:val="00046AEE"/>
    <w:rsid w:val="000527BD"/>
    <w:rsid w:val="00053A27"/>
    <w:rsid w:val="00054230"/>
    <w:rsid w:val="0005486E"/>
    <w:rsid w:val="00056353"/>
    <w:rsid w:val="00056564"/>
    <w:rsid w:val="0005717F"/>
    <w:rsid w:val="000603D1"/>
    <w:rsid w:val="00062462"/>
    <w:rsid w:val="00063E43"/>
    <w:rsid w:val="00065073"/>
    <w:rsid w:val="0006513B"/>
    <w:rsid w:val="0006527A"/>
    <w:rsid w:val="00070EC0"/>
    <w:rsid w:val="000715F4"/>
    <w:rsid w:val="000718AB"/>
    <w:rsid w:val="00074916"/>
    <w:rsid w:val="00074FF7"/>
    <w:rsid w:val="00075358"/>
    <w:rsid w:val="00076A87"/>
    <w:rsid w:val="00080E4E"/>
    <w:rsid w:val="0008329A"/>
    <w:rsid w:val="0008332C"/>
    <w:rsid w:val="000861C9"/>
    <w:rsid w:val="000863B1"/>
    <w:rsid w:val="00087ED1"/>
    <w:rsid w:val="00090981"/>
    <w:rsid w:val="00091D5D"/>
    <w:rsid w:val="00092C36"/>
    <w:rsid w:val="00092D28"/>
    <w:rsid w:val="00093080"/>
    <w:rsid w:val="00095557"/>
    <w:rsid w:val="00095ACB"/>
    <w:rsid w:val="00097CEA"/>
    <w:rsid w:val="000A2998"/>
    <w:rsid w:val="000A4C97"/>
    <w:rsid w:val="000A4E6B"/>
    <w:rsid w:val="000A7463"/>
    <w:rsid w:val="000B00AE"/>
    <w:rsid w:val="000B03AC"/>
    <w:rsid w:val="000B2165"/>
    <w:rsid w:val="000B2B21"/>
    <w:rsid w:val="000B2FB2"/>
    <w:rsid w:val="000B3527"/>
    <w:rsid w:val="000B35EB"/>
    <w:rsid w:val="000B3EF0"/>
    <w:rsid w:val="000B454E"/>
    <w:rsid w:val="000B5A4A"/>
    <w:rsid w:val="000C026B"/>
    <w:rsid w:val="000C0813"/>
    <w:rsid w:val="000C0B7A"/>
    <w:rsid w:val="000C12E7"/>
    <w:rsid w:val="000C307E"/>
    <w:rsid w:val="000C3CC4"/>
    <w:rsid w:val="000C492B"/>
    <w:rsid w:val="000C5FD2"/>
    <w:rsid w:val="000C7842"/>
    <w:rsid w:val="000D0E9B"/>
    <w:rsid w:val="000D13DD"/>
    <w:rsid w:val="000D15D9"/>
    <w:rsid w:val="000D1885"/>
    <w:rsid w:val="000D24E9"/>
    <w:rsid w:val="000D3625"/>
    <w:rsid w:val="000D6A90"/>
    <w:rsid w:val="000D6C7D"/>
    <w:rsid w:val="000D6DCC"/>
    <w:rsid w:val="000D6E18"/>
    <w:rsid w:val="000D7ECC"/>
    <w:rsid w:val="000E1D55"/>
    <w:rsid w:val="000E213E"/>
    <w:rsid w:val="000E6BFD"/>
    <w:rsid w:val="000F023A"/>
    <w:rsid w:val="000F0531"/>
    <w:rsid w:val="000F1F20"/>
    <w:rsid w:val="000F422F"/>
    <w:rsid w:val="000F5899"/>
    <w:rsid w:val="000F68FF"/>
    <w:rsid w:val="00100321"/>
    <w:rsid w:val="001016BE"/>
    <w:rsid w:val="001026F5"/>
    <w:rsid w:val="001039D4"/>
    <w:rsid w:val="00104420"/>
    <w:rsid w:val="001050F7"/>
    <w:rsid w:val="00106706"/>
    <w:rsid w:val="001108A4"/>
    <w:rsid w:val="00110ED7"/>
    <w:rsid w:val="00110F13"/>
    <w:rsid w:val="00111EF0"/>
    <w:rsid w:val="001126EA"/>
    <w:rsid w:val="00114269"/>
    <w:rsid w:val="0011535D"/>
    <w:rsid w:val="001176E0"/>
    <w:rsid w:val="00117C3F"/>
    <w:rsid w:val="001211B7"/>
    <w:rsid w:val="00123174"/>
    <w:rsid w:val="0012512C"/>
    <w:rsid w:val="001269D4"/>
    <w:rsid w:val="00130AA2"/>
    <w:rsid w:val="00130E6E"/>
    <w:rsid w:val="00131590"/>
    <w:rsid w:val="00132328"/>
    <w:rsid w:val="00132371"/>
    <w:rsid w:val="001331AB"/>
    <w:rsid w:val="001348A8"/>
    <w:rsid w:val="001358E5"/>
    <w:rsid w:val="001362DB"/>
    <w:rsid w:val="001363FE"/>
    <w:rsid w:val="001401F1"/>
    <w:rsid w:val="00140906"/>
    <w:rsid w:val="00142490"/>
    <w:rsid w:val="00142A0D"/>
    <w:rsid w:val="001444C5"/>
    <w:rsid w:val="00146751"/>
    <w:rsid w:val="0014720F"/>
    <w:rsid w:val="001518E8"/>
    <w:rsid w:val="00155544"/>
    <w:rsid w:val="00157464"/>
    <w:rsid w:val="001578E0"/>
    <w:rsid w:val="00157966"/>
    <w:rsid w:val="00161577"/>
    <w:rsid w:val="00161BD0"/>
    <w:rsid w:val="00162224"/>
    <w:rsid w:val="00165C5F"/>
    <w:rsid w:val="00166576"/>
    <w:rsid w:val="00166DE2"/>
    <w:rsid w:val="00167938"/>
    <w:rsid w:val="00171220"/>
    <w:rsid w:val="00173BC7"/>
    <w:rsid w:val="00174909"/>
    <w:rsid w:val="00176387"/>
    <w:rsid w:val="0017792C"/>
    <w:rsid w:val="00177B34"/>
    <w:rsid w:val="00177BFF"/>
    <w:rsid w:val="00180C94"/>
    <w:rsid w:val="00180D79"/>
    <w:rsid w:val="00182171"/>
    <w:rsid w:val="00182172"/>
    <w:rsid w:val="00182B6A"/>
    <w:rsid w:val="00182D8D"/>
    <w:rsid w:val="001837FA"/>
    <w:rsid w:val="00183EF5"/>
    <w:rsid w:val="0018712F"/>
    <w:rsid w:val="001871A0"/>
    <w:rsid w:val="0019124A"/>
    <w:rsid w:val="00191CD6"/>
    <w:rsid w:val="00192B0B"/>
    <w:rsid w:val="00195C9D"/>
    <w:rsid w:val="00196F65"/>
    <w:rsid w:val="0019739A"/>
    <w:rsid w:val="001978AD"/>
    <w:rsid w:val="00197AF9"/>
    <w:rsid w:val="001A066E"/>
    <w:rsid w:val="001A0BF6"/>
    <w:rsid w:val="001A19A2"/>
    <w:rsid w:val="001A1F7E"/>
    <w:rsid w:val="001A2769"/>
    <w:rsid w:val="001A285E"/>
    <w:rsid w:val="001A2DEF"/>
    <w:rsid w:val="001A36F6"/>
    <w:rsid w:val="001A38BA"/>
    <w:rsid w:val="001A393C"/>
    <w:rsid w:val="001A5633"/>
    <w:rsid w:val="001A7709"/>
    <w:rsid w:val="001B0DA7"/>
    <w:rsid w:val="001B31E9"/>
    <w:rsid w:val="001B48F4"/>
    <w:rsid w:val="001B6F53"/>
    <w:rsid w:val="001B771A"/>
    <w:rsid w:val="001C0D85"/>
    <w:rsid w:val="001C1720"/>
    <w:rsid w:val="001C209D"/>
    <w:rsid w:val="001C24D2"/>
    <w:rsid w:val="001C5127"/>
    <w:rsid w:val="001C52EE"/>
    <w:rsid w:val="001C5FE9"/>
    <w:rsid w:val="001C7112"/>
    <w:rsid w:val="001C7C84"/>
    <w:rsid w:val="001D0B6D"/>
    <w:rsid w:val="001D13B6"/>
    <w:rsid w:val="001D2D3A"/>
    <w:rsid w:val="001D36FE"/>
    <w:rsid w:val="001D3D74"/>
    <w:rsid w:val="001D477C"/>
    <w:rsid w:val="001D5731"/>
    <w:rsid w:val="001D6363"/>
    <w:rsid w:val="001D7157"/>
    <w:rsid w:val="001D7D25"/>
    <w:rsid w:val="001E091C"/>
    <w:rsid w:val="001E11BA"/>
    <w:rsid w:val="001E2838"/>
    <w:rsid w:val="001E2E7B"/>
    <w:rsid w:val="001E3E29"/>
    <w:rsid w:val="001E3F50"/>
    <w:rsid w:val="001E5002"/>
    <w:rsid w:val="001E76D7"/>
    <w:rsid w:val="001F069B"/>
    <w:rsid w:val="001F1033"/>
    <w:rsid w:val="001F2307"/>
    <w:rsid w:val="001F2571"/>
    <w:rsid w:val="001F36EC"/>
    <w:rsid w:val="001F3977"/>
    <w:rsid w:val="001F4A2D"/>
    <w:rsid w:val="001F4B88"/>
    <w:rsid w:val="001F6B4A"/>
    <w:rsid w:val="001F7573"/>
    <w:rsid w:val="001F7D34"/>
    <w:rsid w:val="001F7FB2"/>
    <w:rsid w:val="002019EF"/>
    <w:rsid w:val="002035B2"/>
    <w:rsid w:val="0020460B"/>
    <w:rsid w:val="0020798C"/>
    <w:rsid w:val="00211256"/>
    <w:rsid w:val="00211D54"/>
    <w:rsid w:val="0021232D"/>
    <w:rsid w:val="00213A46"/>
    <w:rsid w:val="00213F65"/>
    <w:rsid w:val="0021524D"/>
    <w:rsid w:val="002205E2"/>
    <w:rsid w:val="002207BD"/>
    <w:rsid w:val="00220FED"/>
    <w:rsid w:val="0022166E"/>
    <w:rsid w:val="00222369"/>
    <w:rsid w:val="00224A1C"/>
    <w:rsid w:val="00230EF6"/>
    <w:rsid w:val="00232DF4"/>
    <w:rsid w:val="00233B2E"/>
    <w:rsid w:val="00235997"/>
    <w:rsid w:val="00235B56"/>
    <w:rsid w:val="002361B4"/>
    <w:rsid w:val="002364ED"/>
    <w:rsid w:val="002371F6"/>
    <w:rsid w:val="00237329"/>
    <w:rsid w:val="00240046"/>
    <w:rsid w:val="00240659"/>
    <w:rsid w:val="0024068D"/>
    <w:rsid w:val="002434AA"/>
    <w:rsid w:val="00244558"/>
    <w:rsid w:val="0024520A"/>
    <w:rsid w:val="00245697"/>
    <w:rsid w:val="002456BF"/>
    <w:rsid w:val="00246D2F"/>
    <w:rsid w:val="002470BB"/>
    <w:rsid w:val="002505F2"/>
    <w:rsid w:val="00250BD0"/>
    <w:rsid w:val="00255D52"/>
    <w:rsid w:val="00256F8A"/>
    <w:rsid w:val="00257929"/>
    <w:rsid w:val="00261E77"/>
    <w:rsid w:val="00263077"/>
    <w:rsid w:val="00263D3E"/>
    <w:rsid w:val="002644BD"/>
    <w:rsid w:val="00265588"/>
    <w:rsid w:val="00265BF6"/>
    <w:rsid w:val="00265C6D"/>
    <w:rsid w:val="002661BA"/>
    <w:rsid w:val="0027237F"/>
    <w:rsid w:val="0027296F"/>
    <w:rsid w:val="00273334"/>
    <w:rsid w:val="00273CA9"/>
    <w:rsid w:val="00273D0E"/>
    <w:rsid w:val="00274431"/>
    <w:rsid w:val="00274901"/>
    <w:rsid w:val="002777FB"/>
    <w:rsid w:val="00277A3A"/>
    <w:rsid w:val="00280456"/>
    <w:rsid w:val="00282C30"/>
    <w:rsid w:val="0028767A"/>
    <w:rsid w:val="00287BA6"/>
    <w:rsid w:val="0029110E"/>
    <w:rsid w:val="0029150F"/>
    <w:rsid w:val="0029211C"/>
    <w:rsid w:val="0029276D"/>
    <w:rsid w:val="002928DC"/>
    <w:rsid w:val="00293084"/>
    <w:rsid w:val="0029397F"/>
    <w:rsid w:val="00294476"/>
    <w:rsid w:val="00294581"/>
    <w:rsid w:val="00295AF2"/>
    <w:rsid w:val="002A0FFF"/>
    <w:rsid w:val="002A17E6"/>
    <w:rsid w:val="002A2ECD"/>
    <w:rsid w:val="002A402C"/>
    <w:rsid w:val="002A4220"/>
    <w:rsid w:val="002A50AA"/>
    <w:rsid w:val="002A529F"/>
    <w:rsid w:val="002A6807"/>
    <w:rsid w:val="002A72CC"/>
    <w:rsid w:val="002B192E"/>
    <w:rsid w:val="002B3256"/>
    <w:rsid w:val="002B421A"/>
    <w:rsid w:val="002B4F54"/>
    <w:rsid w:val="002B579C"/>
    <w:rsid w:val="002B5A14"/>
    <w:rsid w:val="002B67BA"/>
    <w:rsid w:val="002C00F9"/>
    <w:rsid w:val="002C2D41"/>
    <w:rsid w:val="002C40A8"/>
    <w:rsid w:val="002C4835"/>
    <w:rsid w:val="002C77F2"/>
    <w:rsid w:val="002C7E03"/>
    <w:rsid w:val="002D196F"/>
    <w:rsid w:val="002D38A3"/>
    <w:rsid w:val="002D4A79"/>
    <w:rsid w:val="002D6F03"/>
    <w:rsid w:val="002D7245"/>
    <w:rsid w:val="002E0602"/>
    <w:rsid w:val="002E2538"/>
    <w:rsid w:val="002E2D45"/>
    <w:rsid w:val="002E3A10"/>
    <w:rsid w:val="002E5A42"/>
    <w:rsid w:val="002E6AB6"/>
    <w:rsid w:val="002F0052"/>
    <w:rsid w:val="002F1BAE"/>
    <w:rsid w:val="002F5768"/>
    <w:rsid w:val="002F5AF2"/>
    <w:rsid w:val="002F69D3"/>
    <w:rsid w:val="003023EA"/>
    <w:rsid w:val="00303179"/>
    <w:rsid w:val="0030327E"/>
    <w:rsid w:val="003038F4"/>
    <w:rsid w:val="00303A4F"/>
    <w:rsid w:val="00306544"/>
    <w:rsid w:val="00306BCF"/>
    <w:rsid w:val="003118AF"/>
    <w:rsid w:val="00312295"/>
    <w:rsid w:val="00313D65"/>
    <w:rsid w:val="00314755"/>
    <w:rsid w:val="00315033"/>
    <w:rsid w:val="00315B72"/>
    <w:rsid w:val="00316608"/>
    <w:rsid w:val="00316809"/>
    <w:rsid w:val="00316860"/>
    <w:rsid w:val="003175FC"/>
    <w:rsid w:val="00320A6C"/>
    <w:rsid w:val="00320BB6"/>
    <w:rsid w:val="0032240F"/>
    <w:rsid w:val="0032342F"/>
    <w:rsid w:val="00323AF8"/>
    <w:rsid w:val="00323CB1"/>
    <w:rsid w:val="0032560B"/>
    <w:rsid w:val="00326639"/>
    <w:rsid w:val="00327F07"/>
    <w:rsid w:val="00331525"/>
    <w:rsid w:val="00331D55"/>
    <w:rsid w:val="003323C1"/>
    <w:rsid w:val="00333710"/>
    <w:rsid w:val="00335281"/>
    <w:rsid w:val="003357F5"/>
    <w:rsid w:val="00335E9F"/>
    <w:rsid w:val="0033643A"/>
    <w:rsid w:val="0034029B"/>
    <w:rsid w:val="003428D2"/>
    <w:rsid w:val="00342D46"/>
    <w:rsid w:val="003446AF"/>
    <w:rsid w:val="0034573D"/>
    <w:rsid w:val="0034655A"/>
    <w:rsid w:val="00353DEB"/>
    <w:rsid w:val="00354F37"/>
    <w:rsid w:val="003564F4"/>
    <w:rsid w:val="0035779F"/>
    <w:rsid w:val="0036032E"/>
    <w:rsid w:val="00361F19"/>
    <w:rsid w:val="00364BD0"/>
    <w:rsid w:val="00367705"/>
    <w:rsid w:val="003708D3"/>
    <w:rsid w:val="003731E1"/>
    <w:rsid w:val="003735D1"/>
    <w:rsid w:val="00375A3F"/>
    <w:rsid w:val="00376588"/>
    <w:rsid w:val="003811C7"/>
    <w:rsid w:val="0038214A"/>
    <w:rsid w:val="00382567"/>
    <w:rsid w:val="00385C9F"/>
    <w:rsid w:val="003860DE"/>
    <w:rsid w:val="00390D6D"/>
    <w:rsid w:val="00392191"/>
    <w:rsid w:val="0039355D"/>
    <w:rsid w:val="00394CDA"/>
    <w:rsid w:val="003958E8"/>
    <w:rsid w:val="00396B5D"/>
    <w:rsid w:val="003A0C30"/>
    <w:rsid w:val="003A12AB"/>
    <w:rsid w:val="003A26C3"/>
    <w:rsid w:val="003A5A67"/>
    <w:rsid w:val="003A6951"/>
    <w:rsid w:val="003A76F7"/>
    <w:rsid w:val="003A7A3E"/>
    <w:rsid w:val="003B00A2"/>
    <w:rsid w:val="003B06E1"/>
    <w:rsid w:val="003B1C8F"/>
    <w:rsid w:val="003B3D9B"/>
    <w:rsid w:val="003B5390"/>
    <w:rsid w:val="003B699D"/>
    <w:rsid w:val="003B6D43"/>
    <w:rsid w:val="003B74B0"/>
    <w:rsid w:val="003C0674"/>
    <w:rsid w:val="003C0C9A"/>
    <w:rsid w:val="003C0CF4"/>
    <w:rsid w:val="003C12D3"/>
    <w:rsid w:val="003C2B2C"/>
    <w:rsid w:val="003C60D0"/>
    <w:rsid w:val="003C68C9"/>
    <w:rsid w:val="003C6B8D"/>
    <w:rsid w:val="003C6C41"/>
    <w:rsid w:val="003D1018"/>
    <w:rsid w:val="003D2D05"/>
    <w:rsid w:val="003D3A94"/>
    <w:rsid w:val="003D706C"/>
    <w:rsid w:val="003D71CE"/>
    <w:rsid w:val="003D7EBB"/>
    <w:rsid w:val="003E0E80"/>
    <w:rsid w:val="003E0F9B"/>
    <w:rsid w:val="003E1235"/>
    <w:rsid w:val="003E18E0"/>
    <w:rsid w:val="003E218F"/>
    <w:rsid w:val="003E3381"/>
    <w:rsid w:val="003E38ED"/>
    <w:rsid w:val="003E40D8"/>
    <w:rsid w:val="003E588F"/>
    <w:rsid w:val="003E65E9"/>
    <w:rsid w:val="003F072A"/>
    <w:rsid w:val="003F1C48"/>
    <w:rsid w:val="003F62E2"/>
    <w:rsid w:val="003F7C14"/>
    <w:rsid w:val="00400F37"/>
    <w:rsid w:val="00402A0D"/>
    <w:rsid w:val="00404986"/>
    <w:rsid w:val="00406F43"/>
    <w:rsid w:val="00407FED"/>
    <w:rsid w:val="004124BC"/>
    <w:rsid w:val="00413D5A"/>
    <w:rsid w:val="00414BD9"/>
    <w:rsid w:val="00415741"/>
    <w:rsid w:val="0042021F"/>
    <w:rsid w:val="0042047E"/>
    <w:rsid w:val="004217D3"/>
    <w:rsid w:val="004218BB"/>
    <w:rsid w:val="00421ABA"/>
    <w:rsid w:val="004226AC"/>
    <w:rsid w:val="00422CB2"/>
    <w:rsid w:val="0042363E"/>
    <w:rsid w:val="00423B3E"/>
    <w:rsid w:val="00423BC1"/>
    <w:rsid w:val="00425AC4"/>
    <w:rsid w:val="00433A35"/>
    <w:rsid w:val="00433C54"/>
    <w:rsid w:val="00434943"/>
    <w:rsid w:val="00436CBC"/>
    <w:rsid w:val="00437538"/>
    <w:rsid w:val="0044043C"/>
    <w:rsid w:val="00440D8B"/>
    <w:rsid w:val="0044517D"/>
    <w:rsid w:val="004462BC"/>
    <w:rsid w:val="0044663C"/>
    <w:rsid w:val="00447120"/>
    <w:rsid w:val="00453D34"/>
    <w:rsid w:val="00455A91"/>
    <w:rsid w:val="00456D54"/>
    <w:rsid w:val="004579B6"/>
    <w:rsid w:val="00460F2B"/>
    <w:rsid w:val="00461583"/>
    <w:rsid w:val="00461A9F"/>
    <w:rsid w:val="00461FC5"/>
    <w:rsid w:val="00462A95"/>
    <w:rsid w:val="004634F3"/>
    <w:rsid w:val="00465BAB"/>
    <w:rsid w:val="0046693A"/>
    <w:rsid w:val="00466BC0"/>
    <w:rsid w:val="00472498"/>
    <w:rsid w:val="004726A8"/>
    <w:rsid w:val="00472A86"/>
    <w:rsid w:val="00475588"/>
    <w:rsid w:val="00476F2F"/>
    <w:rsid w:val="00481E0A"/>
    <w:rsid w:val="0048239B"/>
    <w:rsid w:val="00485F4A"/>
    <w:rsid w:val="00487730"/>
    <w:rsid w:val="0048785A"/>
    <w:rsid w:val="0049152E"/>
    <w:rsid w:val="0049390D"/>
    <w:rsid w:val="004970D0"/>
    <w:rsid w:val="00497950"/>
    <w:rsid w:val="004A09FA"/>
    <w:rsid w:val="004A21D4"/>
    <w:rsid w:val="004A2BFD"/>
    <w:rsid w:val="004A51C8"/>
    <w:rsid w:val="004A5A57"/>
    <w:rsid w:val="004A6C57"/>
    <w:rsid w:val="004A7749"/>
    <w:rsid w:val="004A7EC2"/>
    <w:rsid w:val="004B0C9B"/>
    <w:rsid w:val="004B2DA1"/>
    <w:rsid w:val="004B3799"/>
    <w:rsid w:val="004B38B1"/>
    <w:rsid w:val="004B4221"/>
    <w:rsid w:val="004B4EC3"/>
    <w:rsid w:val="004B57E5"/>
    <w:rsid w:val="004B6727"/>
    <w:rsid w:val="004B7002"/>
    <w:rsid w:val="004B748D"/>
    <w:rsid w:val="004C1118"/>
    <w:rsid w:val="004C6668"/>
    <w:rsid w:val="004C66F1"/>
    <w:rsid w:val="004C79BF"/>
    <w:rsid w:val="004D40C1"/>
    <w:rsid w:val="004D5298"/>
    <w:rsid w:val="004D5673"/>
    <w:rsid w:val="004D57B3"/>
    <w:rsid w:val="004D5920"/>
    <w:rsid w:val="004E33F1"/>
    <w:rsid w:val="004E3AFE"/>
    <w:rsid w:val="004E7090"/>
    <w:rsid w:val="004E75B0"/>
    <w:rsid w:val="004F3A92"/>
    <w:rsid w:val="004F3CCB"/>
    <w:rsid w:val="004F47CF"/>
    <w:rsid w:val="004F53DC"/>
    <w:rsid w:val="004F5724"/>
    <w:rsid w:val="004F6410"/>
    <w:rsid w:val="0050014D"/>
    <w:rsid w:val="00500F3B"/>
    <w:rsid w:val="005018CB"/>
    <w:rsid w:val="0050231E"/>
    <w:rsid w:val="0050349F"/>
    <w:rsid w:val="005035D2"/>
    <w:rsid w:val="005043D6"/>
    <w:rsid w:val="00504F2C"/>
    <w:rsid w:val="00507D58"/>
    <w:rsid w:val="00507EDA"/>
    <w:rsid w:val="00512BD6"/>
    <w:rsid w:val="0051303B"/>
    <w:rsid w:val="00513B7C"/>
    <w:rsid w:val="0051766E"/>
    <w:rsid w:val="0051790A"/>
    <w:rsid w:val="00521A00"/>
    <w:rsid w:val="0052241D"/>
    <w:rsid w:val="005225F3"/>
    <w:rsid w:val="0052365B"/>
    <w:rsid w:val="00523784"/>
    <w:rsid w:val="005303B2"/>
    <w:rsid w:val="00531234"/>
    <w:rsid w:val="0053226E"/>
    <w:rsid w:val="00535282"/>
    <w:rsid w:val="00535347"/>
    <w:rsid w:val="00535A28"/>
    <w:rsid w:val="00537757"/>
    <w:rsid w:val="00537B20"/>
    <w:rsid w:val="00537E6C"/>
    <w:rsid w:val="00540D10"/>
    <w:rsid w:val="00540D7B"/>
    <w:rsid w:val="0054142A"/>
    <w:rsid w:val="00541648"/>
    <w:rsid w:val="0054182D"/>
    <w:rsid w:val="005429A0"/>
    <w:rsid w:val="005466A4"/>
    <w:rsid w:val="005479CF"/>
    <w:rsid w:val="00551158"/>
    <w:rsid w:val="005513B1"/>
    <w:rsid w:val="005513D8"/>
    <w:rsid w:val="0056067C"/>
    <w:rsid w:val="00561353"/>
    <w:rsid w:val="00564634"/>
    <w:rsid w:val="00565740"/>
    <w:rsid w:val="00570877"/>
    <w:rsid w:val="00572E71"/>
    <w:rsid w:val="00573F65"/>
    <w:rsid w:val="005776E0"/>
    <w:rsid w:val="00577B3E"/>
    <w:rsid w:val="00577D8D"/>
    <w:rsid w:val="00580D62"/>
    <w:rsid w:val="00580FEA"/>
    <w:rsid w:val="005830D0"/>
    <w:rsid w:val="00584FB5"/>
    <w:rsid w:val="00586070"/>
    <w:rsid w:val="00586671"/>
    <w:rsid w:val="00587C6C"/>
    <w:rsid w:val="0059114A"/>
    <w:rsid w:val="00592351"/>
    <w:rsid w:val="00593A6D"/>
    <w:rsid w:val="00594E7D"/>
    <w:rsid w:val="00594F9E"/>
    <w:rsid w:val="0059580A"/>
    <w:rsid w:val="005974E5"/>
    <w:rsid w:val="005A1084"/>
    <w:rsid w:val="005A5895"/>
    <w:rsid w:val="005A6BBF"/>
    <w:rsid w:val="005A7541"/>
    <w:rsid w:val="005A7A7C"/>
    <w:rsid w:val="005B1F99"/>
    <w:rsid w:val="005B2C76"/>
    <w:rsid w:val="005B3728"/>
    <w:rsid w:val="005B7802"/>
    <w:rsid w:val="005C0FF3"/>
    <w:rsid w:val="005C152E"/>
    <w:rsid w:val="005C36A5"/>
    <w:rsid w:val="005C3E6E"/>
    <w:rsid w:val="005C7580"/>
    <w:rsid w:val="005D2FB4"/>
    <w:rsid w:val="005D308E"/>
    <w:rsid w:val="005D392A"/>
    <w:rsid w:val="005D4862"/>
    <w:rsid w:val="005D4B6E"/>
    <w:rsid w:val="005D568F"/>
    <w:rsid w:val="005D6E2D"/>
    <w:rsid w:val="005D7539"/>
    <w:rsid w:val="005D7AE5"/>
    <w:rsid w:val="005E1399"/>
    <w:rsid w:val="005E2388"/>
    <w:rsid w:val="005E3DCE"/>
    <w:rsid w:val="005E42CE"/>
    <w:rsid w:val="005E44E2"/>
    <w:rsid w:val="005E47C8"/>
    <w:rsid w:val="005E544A"/>
    <w:rsid w:val="005E5BF8"/>
    <w:rsid w:val="005E6FB4"/>
    <w:rsid w:val="005F3C89"/>
    <w:rsid w:val="005F439B"/>
    <w:rsid w:val="005F72A3"/>
    <w:rsid w:val="005F72A7"/>
    <w:rsid w:val="005F734E"/>
    <w:rsid w:val="005F7991"/>
    <w:rsid w:val="00600A10"/>
    <w:rsid w:val="00610130"/>
    <w:rsid w:val="00611173"/>
    <w:rsid w:val="00611A2A"/>
    <w:rsid w:val="0061343C"/>
    <w:rsid w:val="00615413"/>
    <w:rsid w:val="0061665B"/>
    <w:rsid w:val="006174E4"/>
    <w:rsid w:val="0061791B"/>
    <w:rsid w:val="0062009E"/>
    <w:rsid w:val="00621934"/>
    <w:rsid w:val="00621C0E"/>
    <w:rsid w:val="00621C79"/>
    <w:rsid w:val="00623A80"/>
    <w:rsid w:val="006247C9"/>
    <w:rsid w:val="00624BD6"/>
    <w:rsid w:val="00625A18"/>
    <w:rsid w:val="00625DCC"/>
    <w:rsid w:val="006276C1"/>
    <w:rsid w:val="00630D0E"/>
    <w:rsid w:val="00632410"/>
    <w:rsid w:val="0063496E"/>
    <w:rsid w:val="00635E93"/>
    <w:rsid w:val="00640330"/>
    <w:rsid w:val="00640E8D"/>
    <w:rsid w:val="00642F43"/>
    <w:rsid w:val="006432B3"/>
    <w:rsid w:val="0064426F"/>
    <w:rsid w:val="00647158"/>
    <w:rsid w:val="00647249"/>
    <w:rsid w:val="00647816"/>
    <w:rsid w:val="006526E9"/>
    <w:rsid w:val="00654104"/>
    <w:rsid w:val="006542D0"/>
    <w:rsid w:val="006544A4"/>
    <w:rsid w:val="0065632D"/>
    <w:rsid w:val="00660442"/>
    <w:rsid w:val="00661305"/>
    <w:rsid w:val="00662C21"/>
    <w:rsid w:val="00663057"/>
    <w:rsid w:val="006634F0"/>
    <w:rsid w:val="00665EFC"/>
    <w:rsid w:val="006665A7"/>
    <w:rsid w:val="00666C00"/>
    <w:rsid w:val="006734C6"/>
    <w:rsid w:val="00673F64"/>
    <w:rsid w:val="006749C4"/>
    <w:rsid w:val="00674A64"/>
    <w:rsid w:val="00674B37"/>
    <w:rsid w:val="0067528D"/>
    <w:rsid w:val="00675E39"/>
    <w:rsid w:val="00676CD5"/>
    <w:rsid w:val="006778A4"/>
    <w:rsid w:val="00677D8F"/>
    <w:rsid w:val="006801C0"/>
    <w:rsid w:val="006806BD"/>
    <w:rsid w:val="006826A4"/>
    <w:rsid w:val="00684C3D"/>
    <w:rsid w:val="006872F1"/>
    <w:rsid w:val="006908CA"/>
    <w:rsid w:val="006917F1"/>
    <w:rsid w:val="00691A92"/>
    <w:rsid w:val="006929B3"/>
    <w:rsid w:val="00693097"/>
    <w:rsid w:val="00693F9F"/>
    <w:rsid w:val="00695D7D"/>
    <w:rsid w:val="00695E08"/>
    <w:rsid w:val="006A01F9"/>
    <w:rsid w:val="006A02DB"/>
    <w:rsid w:val="006A03DF"/>
    <w:rsid w:val="006A0604"/>
    <w:rsid w:val="006A334E"/>
    <w:rsid w:val="006A4D83"/>
    <w:rsid w:val="006A57D5"/>
    <w:rsid w:val="006A6CBA"/>
    <w:rsid w:val="006A6D90"/>
    <w:rsid w:val="006A6FA9"/>
    <w:rsid w:val="006B2233"/>
    <w:rsid w:val="006B33B1"/>
    <w:rsid w:val="006B4CFA"/>
    <w:rsid w:val="006B5D3E"/>
    <w:rsid w:val="006B6445"/>
    <w:rsid w:val="006C05CB"/>
    <w:rsid w:val="006C4749"/>
    <w:rsid w:val="006C5362"/>
    <w:rsid w:val="006C70C9"/>
    <w:rsid w:val="006D00E4"/>
    <w:rsid w:val="006D0554"/>
    <w:rsid w:val="006D0822"/>
    <w:rsid w:val="006D0E54"/>
    <w:rsid w:val="006D15ED"/>
    <w:rsid w:val="006D51AE"/>
    <w:rsid w:val="006D5809"/>
    <w:rsid w:val="006D5B11"/>
    <w:rsid w:val="006D7392"/>
    <w:rsid w:val="006D76BB"/>
    <w:rsid w:val="006E063C"/>
    <w:rsid w:val="006E2333"/>
    <w:rsid w:val="006E3490"/>
    <w:rsid w:val="006E601A"/>
    <w:rsid w:val="006E7669"/>
    <w:rsid w:val="006F07CF"/>
    <w:rsid w:val="006F08EE"/>
    <w:rsid w:val="006F283A"/>
    <w:rsid w:val="006F4FA6"/>
    <w:rsid w:val="006F7177"/>
    <w:rsid w:val="006F7925"/>
    <w:rsid w:val="006F7F97"/>
    <w:rsid w:val="0070075A"/>
    <w:rsid w:val="00703C58"/>
    <w:rsid w:val="00704E51"/>
    <w:rsid w:val="00705FB0"/>
    <w:rsid w:val="007103FA"/>
    <w:rsid w:val="0071380E"/>
    <w:rsid w:val="00714694"/>
    <w:rsid w:val="00714D91"/>
    <w:rsid w:val="0071502F"/>
    <w:rsid w:val="007160BB"/>
    <w:rsid w:val="0071621B"/>
    <w:rsid w:val="00717CE8"/>
    <w:rsid w:val="00720809"/>
    <w:rsid w:val="0072082D"/>
    <w:rsid w:val="007226BA"/>
    <w:rsid w:val="00722C51"/>
    <w:rsid w:val="007250A2"/>
    <w:rsid w:val="00726277"/>
    <w:rsid w:val="00731B6E"/>
    <w:rsid w:val="00733695"/>
    <w:rsid w:val="00733699"/>
    <w:rsid w:val="007336DA"/>
    <w:rsid w:val="00733D1A"/>
    <w:rsid w:val="007341A6"/>
    <w:rsid w:val="00734DFB"/>
    <w:rsid w:val="007354AD"/>
    <w:rsid w:val="0073565C"/>
    <w:rsid w:val="00736B84"/>
    <w:rsid w:val="007406BA"/>
    <w:rsid w:val="00740D95"/>
    <w:rsid w:val="007412A4"/>
    <w:rsid w:val="007477BD"/>
    <w:rsid w:val="007501A2"/>
    <w:rsid w:val="00751041"/>
    <w:rsid w:val="007515BF"/>
    <w:rsid w:val="0075297F"/>
    <w:rsid w:val="007607EE"/>
    <w:rsid w:val="0076247F"/>
    <w:rsid w:val="00762CA2"/>
    <w:rsid w:val="00763044"/>
    <w:rsid w:val="00763387"/>
    <w:rsid w:val="0077171E"/>
    <w:rsid w:val="00771E0B"/>
    <w:rsid w:val="0077335F"/>
    <w:rsid w:val="00773872"/>
    <w:rsid w:val="00773E50"/>
    <w:rsid w:val="00774004"/>
    <w:rsid w:val="00774D3B"/>
    <w:rsid w:val="00774F92"/>
    <w:rsid w:val="00775821"/>
    <w:rsid w:val="00777C15"/>
    <w:rsid w:val="00777F4A"/>
    <w:rsid w:val="007810F0"/>
    <w:rsid w:val="007824F3"/>
    <w:rsid w:val="007837EB"/>
    <w:rsid w:val="00792B76"/>
    <w:rsid w:val="00794D65"/>
    <w:rsid w:val="007954CE"/>
    <w:rsid w:val="00796327"/>
    <w:rsid w:val="00796BD5"/>
    <w:rsid w:val="00796DD0"/>
    <w:rsid w:val="007A0071"/>
    <w:rsid w:val="007A2CA5"/>
    <w:rsid w:val="007A2CD3"/>
    <w:rsid w:val="007A2FC7"/>
    <w:rsid w:val="007A5313"/>
    <w:rsid w:val="007B03DD"/>
    <w:rsid w:val="007B07DF"/>
    <w:rsid w:val="007B1DBE"/>
    <w:rsid w:val="007B38FB"/>
    <w:rsid w:val="007B51D4"/>
    <w:rsid w:val="007B56BF"/>
    <w:rsid w:val="007B6263"/>
    <w:rsid w:val="007B7584"/>
    <w:rsid w:val="007B7F17"/>
    <w:rsid w:val="007C1BDE"/>
    <w:rsid w:val="007C46BB"/>
    <w:rsid w:val="007C518A"/>
    <w:rsid w:val="007C556F"/>
    <w:rsid w:val="007C5B57"/>
    <w:rsid w:val="007C689B"/>
    <w:rsid w:val="007D30D2"/>
    <w:rsid w:val="007D312F"/>
    <w:rsid w:val="007D488E"/>
    <w:rsid w:val="007D5443"/>
    <w:rsid w:val="007D5820"/>
    <w:rsid w:val="007E034B"/>
    <w:rsid w:val="007E0DC9"/>
    <w:rsid w:val="007E177F"/>
    <w:rsid w:val="007E179B"/>
    <w:rsid w:val="007E1B3E"/>
    <w:rsid w:val="007E2899"/>
    <w:rsid w:val="007E3BCA"/>
    <w:rsid w:val="007E4017"/>
    <w:rsid w:val="007E4BA3"/>
    <w:rsid w:val="007E68CD"/>
    <w:rsid w:val="007E6936"/>
    <w:rsid w:val="007F0959"/>
    <w:rsid w:val="007F0983"/>
    <w:rsid w:val="007F11A2"/>
    <w:rsid w:val="007F186A"/>
    <w:rsid w:val="007F3B5B"/>
    <w:rsid w:val="007F5711"/>
    <w:rsid w:val="008006D4"/>
    <w:rsid w:val="008009ED"/>
    <w:rsid w:val="00803B36"/>
    <w:rsid w:val="00803D22"/>
    <w:rsid w:val="00804510"/>
    <w:rsid w:val="00804D33"/>
    <w:rsid w:val="008059A3"/>
    <w:rsid w:val="00806196"/>
    <w:rsid w:val="008074C7"/>
    <w:rsid w:val="0080791E"/>
    <w:rsid w:val="00807C00"/>
    <w:rsid w:val="00810503"/>
    <w:rsid w:val="00810B48"/>
    <w:rsid w:val="00810DCB"/>
    <w:rsid w:val="00811C10"/>
    <w:rsid w:val="00814D95"/>
    <w:rsid w:val="00816CD4"/>
    <w:rsid w:val="0081736B"/>
    <w:rsid w:val="00817773"/>
    <w:rsid w:val="008209B0"/>
    <w:rsid w:val="00821F87"/>
    <w:rsid w:val="008236D0"/>
    <w:rsid w:val="00823898"/>
    <w:rsid w:val="00824012"/>
    <w:rsid w:val="00824E30"/>
    <w:rsid w:val="00825FB1"/>
    <w:rsid w:val="008270E9"/>
    <w:rsid w:val="00830F6C"/>
    <w:rsid w:val="00831174"/>
    <w:rsid w:val="0083133C"/>
    <w:rsid w:val="00831395"/>
    <w:rsid w:val="00834120"/>
    <w:rsid w:val="008341BF"/>
    <w:rsid w:val="008346C4"/>
    <w:rsid w:val="00834DEB"/>
    <w:rsid w:val="00837B65"/>
    <w:rsid w:val="00840029"/>
    <w:rsid w:val="00840415"/>
    <w:rsid w:val="0084218A"/>
    <w:rsid w:val="00843751"/>
    <w:rsid w:val="0084386B"/>
    <w:rsid w:val="008444B5"/>
    <w:rsid w:val="008445A8"/>
    <w:rsid w:val="00844C2D"/>
    <w:rsid w:val="00845056"/>
    <w:rsid w:val="008456DC"/>
    <w:rsid w:val="008458F6"/>
    <w:rsid w:val="00845C84"/>
    <w:rsid w:val="008463D2"/>
    <w:rsid w:val="008469A4"/>
    <w:rsid w:val="00846CE9"/>
    <w:rsid w:val="0085001F"/>
    <w:rsid w:val="00850583"/>
    <w:rsid w:val="00853418"/>
    <w:rsid w:val="0085351C"/>
    <w:rsid w:val="008560F4"/>
    <w:rsid w:val="0085774E"/>
    <w:rsid w:val="00860DC2"/>
    <w:rsid w:val="008621A3"/>
    <w:rsid w:val="00864C59"/>
    <w:rsid w:val="00864D87"/>
    <w:rsid w:val="00866A47"/>
    <w:rsid w:val="00867358"/>
    <w:rsid w:val="00870113"/>
    <w:rsid w:val="0087312D"/>
    <w:rsid w:val="00877C66"/>
    <w:rsid w:val="00880454"/>
    <w:rsid w:val="008811A5"/>
    <w:rsid w:val="008829FF"/>
    <w:rsid w:val="008832B9"/>
    <w:rsid w:val="0088423A"/>
    <w:rsid w:val="008846E6"/>
    <w:rsid w:val="008859CB"/>
    <w:rsid w:val="00885E3A"/>
    <w:rsid w:val="0089014E"/>
    <w:rsid w:val="0089158E"/>
    <w:rsid w:val="00891EF3"/>
    <w:rsid w:val="0089253C"/>
    <w:rsid w:val="008928EA"/>
    <w:rsid w:val="00892B9A"/>
    <w:rsid w:val="00893724"/>
    <w:rsid w:val="00893D0D"/>
    <w:rsid w:val="00894D7A"/>
    <w:rsid w:val="008954AA"/>
    <w:rsid w:val="00895C93"/>
    <w:rsid w:val="00896157"/>
    <w:rsid w:val="008977D0"/>
    <w:rsid w:val="00897C58"/>
    <w:rsid w:val="00897EB8"/>
    <w:rsid w:val="008A1EC2"/>
    <w:rsid w:val="008A2FDE"/>
    <w:rsid w:val="008A358B"/>
    <w:rsid w:val="008A4AFF"/>
    <w:rsid w:val="008A5398"/>
    <w:rsid w:val="008A5C6D"/>
    <w:rsid w:val="008A63F0"/>
    <w:rsid w:val="008A776F"/>
    <w:rsid w:val="008B3167"/>
    <w:rsid w:val="008B37D7"/>
    <w:rsid w:val="008B385B"/>
    <w:rsid w:val="008B38CF"/>
    <w:rsid w:val="008B513B"/>
    <w:rsid w:val="008B551A"/>
    <w:rsid w:val="008B57C7"/>
    <w:rsid w:val="008B659C"/>
    <w:rsid w:val="008B65DE"/>
    <w:rsid w:val="008B662F"/>
    <w:rsid w:val="008B759E"/>
    <w:rsid w:val="008B78D4"/>
    <w:rsid w:val="008C0286"/>
    <w:rsid w:val="008C1544"/>
    <w:rsid w:val="008C33B3"/>
    <w:rsid w:val="008C6BFD"/>
    <w:rsid w:val="008D148A"/>
    <w:rsid w:val="008D1DB5"/>
    <w:rsid w:val="008D21FB"/>
    <w:rsid w:val="008D26F0"/>
    <w:rsid w:val="008D3FC5"/>
    <w:rsid w:val="008D680A"/>
    <w:rsid w:val="008D691A"/>
    <w:rsid w:val="008D7904"/>
    <w:rsid w:val="008E203D"/>
    <w:rsid w:val="008E2720"/>
    <w:rsid w:val="008E288C"/>
    <w:rsid w:val="008E5281"/>
    <w:rsid w:val="008E64A2"/>
    <w:rsid w:val="008E7A92"/>
    <w:rsid w:val="008E7AC0"/>
    <w:rsid w:val="008F499A"/>
    <w:rsid w:val="008F5980"/>
    <w:rsid w:val="008F7DFD"/>
    <w:rsid w:val="00902531"/>
    <w:rsid w:val="009027B6"/>
    <w:rsid w:val="00910F9D"/>
    <w:rsid w:val="00913078"/>
    <w:rsid w:val="00913855"/>
    <w:rsid w:val="009138B3"/>
    <w:rsid w:val="009165BD"/>
    <w:rsid w:val="00917037"/>
    <w:rsid w:val="00922654"/>
    <w:rsid w:val="0092312C"/>
    <w:rsid w:val="00923700"/>
    <w:rsid w:val="00926123"/>
    <w:rsid w:val="00926C5E"/>
    <w:rsid w:val="0093164F"/>
    <w:rsid w:val="0093231B"/>
    <w:rsid w:val="00932975"/>
    <w:rsid w:val="00932A3D"/>
    <w:rsid w:val="00936797"/>
    <w:rsid w:val="00936B9A"/>
    <w:rsid w:val="00940F82"/>
    <w:rsid w:val="009423CB"/>
    <w:rsid w:val="00944926"/>
    <w:rsid w:val="00945485"/>
    <w:rsid w:val="00947414"/>
    <w:rsid w:val="009501DB"/>
    <w:rsid w:val="009519AB"/>
    <w:rsid w:val="0095395C"/>
    <w:rsid w:val="0095505F"/>
    <w:rsid w:val="00956BFA"/>
    <w:rsid w:val="0095734C"/>
    <w:rsid w:val="00960084"/>
    <w:rsid w:val="00960AB9"/>
    <w:rsid w:val="009629AD"/>
    <w:rsid w:val="00962B6D"/>
    <w:rsid w:val="00962E25"/>
    <w:rsid w:val="009631D8"/>
    <w:rsid w:val="0096384E"/>
    <w:rsid w:val="0096629D"/>
    <w:rsid w:val="00967982"/>
    <w:rsid w:val="009722AA"/>
    <w:rsid w:val="00975560"/>
    <w:rsid w:val="009765E4"/>
    <w:rsid w:val="0097690D"/>
    <w:rsid w:val="00983B50"/>
    <w:rsid w:val="0098416C"/>
    <w:rsid w:val="00985867"/>
    <w:rsid w:val="00985F53"/>
    <w:rsid w:val="00987854"/>
    <w:rsid w:val="00987A26"/>
    <w:rsid w:val="0099024E"/>
    <w:rsid w:val="009906ED"/>
    <w:rsid w:val="00991370"/>
    <w:rsid w:val="00991849"/>
    <w:rsid w:val="00992026"/>
    <w:rsid w:val="00992EA3"/>
    <w:rsid w:val="00994550"/>
    <w:rsid w:val="0099470F"/>
    <w:rsid w:val="00996721"/>
    <w:rsid w:val="00996C2A"/>
    <w:rsid w:val="009A014D"/>
    <w:rsid w:val="009A0528"/>
    <w:rsid w:val="009A0928"/>
    <w:rsid w:val="009A09CD"/>
    <w:rsid w:val="009A4A36"/>
    <w:rsid w:val="009B0114"/>
    <w:rsid w:val="009B0C0A"/>
    <w:rsid w:val="009B2018"/>
    <w:rsid w:val="009B4F18"/>
    <w:rsid w:val="009B5BD9"/>
    <w:rsid w:val="009B5D86"/>
    <w:rsid w:val="009C01A5"/>
    <w:rsid w:val="009C0B94"/>
    <w:rsid w:val="009C0DB6"/>
    <w:rsid w:val="009C147D"/>
    <w:rsid w:val="009C17AC"/>
    <w:rsid w:val="009C1CF3"/>
    <w:rsid w:val="009C478C"/>
    <w:rsid w:val="009C4963"/>
    <w:rsid w:val="009C4E2A"/>
    <w:rsid w:val="009C67F8"/>
    <w:rsid w:val="009D206F"/>
    <w:rsid w:val="009D4D21"/>
    <w:rsid w:val="009D6B38"/>
    <w:rsid w:val="009E1C5B"/>
    <w:rsid w:val="009E282C"/>
    <w:rsid w:val="009E2929"/>
    <w:rsid w:val="009E30A9"/>
    <w:rsid w:val="009E315F"/>
    <w:rsid w:val="009E54D2"/>
    <w:rsid w:val="009E6E5F"/>
    <w:rsid w:val="009F278F"/>
    <w:rsid w:val="009F3380"/>
    <w:rsid w:val="009F4246"/>
    <w:rsid w:val="009F5010"/>
    <w:rsid w:val="009F64EF"/>
    <w:rsid w:val="009F7E70"/>
    <w:rsid w:val="009F7F91"/>
    <w:rsid w:val="00A00CFB"/>
    <w:rsid w:val="00A00ED8"/>
    <w:rsid w:val="00A0138E"/>
    <w:rsid w:val="00A02C25"/>
    <w:rsid w:val="00A0386E"/>
    <w:rsid w:val="00A04530"/>
    <w:rsid w:val="00A057D1"/>
    <w:rsid w:val="00A06368"/>
    <w:rsid w:val="00A06DFA"/>
    <w:rsid w:val="00A06E28"/>
    <w:rsid w:val="00A07E37"/>
    <w:rsid w:val="00A1012D"/>
    <w:rsid w:val="00A108A3"/>
    <w:rsid w:val="00A11B5A"/>
    <w:rsid w:val="00A12011"/>
    <w:rsid w:val="00A138E7"/>
    <w:rsid w:val="00A15108"/>
    <w:rsid w:val="00A17139"/>
    <w:rsid w:val="00A21640"/>
    <w:rsid w:val="00A229C7"/>
    <w:rsid w:val="00A22BBB"/>
    <w:rsid w:val="00A233E4"/>
    <w:rsid w:val="00A23C23"/>
    <w:rsid w:val="00A2552D"/>
    <w:rsid w:val="00A25D56"/>
    <w:rsid w:val="00A27070"/>
    <w:rsid w:val="00A274A4"/>
    <w:rsid w:val="00A323EF"/>
    <w:rsid w:val="00A347E2"/>
    <w:rsid w:val="00A36AA8"/>
    <w:rsid w:val="00A378AA"/>
    <w:rsid w:val="00A402CD"/>
    <w:rsid w:val="00A41428"/>
    <w:rsid w:val="00A42D9B"/>
    <w:rsid w:val="00A4306A"/>
    <w:rsid w:val="00A4334C"/>
    <w:rsid w:val="00A445A6"/>
    <w:rsid w:val="00A44BC1"/>
    <w:rsid w:val="00A44D5D"/>
    <w:rsid w:val="00A46FAC"/>
    <w:rsid w:val="00A50320"/>
    <w:rsid w:val="00A50DF5"/>
    <w:rsid w:val="00A51378"/>
    <w:rsid w:val="00A53890"/>
    <w:rsid w:val="00A54224"/>
    <w:rsid w:val="00A556E8"/>
    <w:rsid w:val="00A5579B"/>
    <w:rsid w:val="00A55B42"/>
    <w:rsid w:val="00A56392"/>
    <w:rsid w:val="00A569BF"/>
    <w:rsid w:val="00A571AF"/>
    <w:rsid w:val="00A579AA"/>
    <w:rsid w:val="00A57D23"/>
    <w:rsid w:val="00A600CC"/>
    <w:rsid w:val="00A613C6"/>
    <w:rsid w:val="00A625B7"/>
    <w:rsid w:val="00A6358D"/>
    <w:rsid w:val="00A639FA"/>
    <w:rsid w:val="00A63AAC"/>
    <w:rsid w:val="00A67390"/>
    <w:rsid w:val="00A70AC6"/>
    <w:rsid w:val="00A71D58"/>
    <w:rsid w:val="00A7339F"/>
    <w:rsid w:val="00A7356E"/>
    <w:rsid w:val="00A74B6D"/>
    <w:rsid w:val="00A82C35"/>
    <w:rsid w:val="00A835DD"/>
    <w:rsid w:val="00A84C36"/>
    <w:rsid w:val="00A8560D"/>
    <w:rsid w:val="00A85626"/>
    <w:rsid w:val="00A863DB"/>
    <w:rsid w:val="00A877D3"/>
    <w:rsid w:val="00A87BD2"/>
    <w:rsid w:val="00A9309B"/>
    <w:rsid w:val="00A94209"/>
    <w:rsid w:val="00A94543"/>
    <w:rsid w:val="00A9517D"/>
    <w:rsid w:val="00A97542"/>
    <w:rsid w:val="00A97DCF"/>
    <w:rsid w:val="00AA385F"/>
    <w:rsid w:val="00AA3E1D"/>
    <w:rsid w:val="00AA69DA"/>
    <w:rsid w:val="00AB0C8C"/>
    <w:rsid w:val="00AB23E6"/>
    <w:rsid w:val="00AB27C4"/>
    <w:rsid w:val="00AB2F0C"/>
    <w:rsid w:val="00AB3067"/>
    <w:rsid w:val="00AB4E78"/>
    <w:rsid w:val="00AB4FE9"/>
    <w:rsid w:val="00AB5CBF"/>
    <w:rsid w:val="00AB600F"/>
    <w:rsid w:val="00AB6C43"/>
    <w:rsid w:val="00AB7372"/>
    <w:rsid w:val="00AC373A"/>
    <w:rsid w:val="00AC6557"/>
    <w:rsid w:val="00AC72D0"/>
    <w:rsid w:val="00AC79C4"/>
    <w:rsid w:val="00AD04E3"/>
    <w:rsid w:val="00AD0A1D"/>
    <w:rsid w:val="00AD2392"/>
    <w:rsid w:val="00AD3458"/>
    <w:rsid w:val="00AD4F3E"/>
    <w:rsid w:val="00AD53DB"/>
    <w:rsid w:val="00AD63CC"/>
    <w:rsid w:val="00AE1B97"/>
    <w:rsid w:val="00AE2120"/>
    <w:rsid w:val="00AE2754"/>
    <w:rsid w:val="00AE4FA1"/>
    <w:rsid w:val="00AE58EE"/>
    <w:rsid w:val="00AF02E9"/>
    <w:rsid w:val="00AF036F"/>
    <w:rsid w:val="00AF0A86"/>
    <w:rsid w:val="00AF0FE1"/>
    <w:rsid w:val="00AF222E"/>
    <w:rsid w:val="00AF356F"/>
    <w:rsid w:val="00AF3B4B"/>
    <w:rsid w:val="00AF3C9B"/>
    <w:rsid w:val="00AF400A"/>
    <w:rsid w:val="00AF5407"/>
    <w:rsid w:val="00AF5BDE"/>
    <w:rsid w:val="00AF74F8"/>
    <w:rsid w:val="00B00380"/>
    <w:rsid w:val="00B00F01"/>
    <w:rsid w:val="00B02230"/>
    <w:rsid w:val="00B02904"/>
    <w:rsid w:val="00B0735C"/>
    <w:rsid w:val="00B074E5"/>
    <w:rsid w:val="00B0796F"/>
    <w:rsid w:val="00B12586"/>
    <w:rsid w:val="00B12F01"/>
    <w:rsid w:val="00B136B0"/>
    <w:rsid w:val="00B13810"/>
    <w:rsid w:val="00B150CE"/>
    <w:rsid w:val="00B15432"/>
    <w:rsid w:val="00B17871"/>
    <w:rsid w:val="00B17947"/>
    <w:rsid w:val="00B2042C"/>
    <w:rsid w:val="00B20AC7"/>
    <w:rsid w:val="00B2250D"/>
    <w:rsid w:val="00B2654F"/>
    <w:rsid w:val="00B26733"/>
    <w:rsid w:val="00B26F7A"/>
    <w:rsid w:val="00B27095"/>
    <w:rsid w:val="00B31385"/>
    <w:rsid w:val="00B313BA"/>
    <w:rsid w:val="00B32895"/>
    <w:rsid w:val="00B3450A"/>
    <w:rsid w:val="00B352D2"/>
    <w:rsid w:val="00B35417"/>
    <w:rsid w:val="00B36936"/>
    <w:rsid w:val="00B3706C"/>
    <w:rsid w:val="00B41750"/>
    <w:rsid w:val="00B431CD"/>
    <w:rsid w:val="00B43D15"/>
    <w:rsid w:val="00B443B8"/>
    <w:rsid w:val="00B44F98"/>
    <w:rsid w:val="00B477E5"/>
    <w:rsid w:val="00B50347"/>
    <w:rsid w:val="00B51E62"/>
    <w:rsid w:val="00B51F5E"/>
    <w:rsid w:val="00B52632"/>
    <w:rsid w:val="00B53CE0"/>
    <w:rsid w:val="00B54714"/>
    <w:rsid w:val="00B548AE"/>
    <w:rsid w:val="00B54C8D"/>
    <w:rsid w:val="00B557AA"/>
    <w:rsid w:val="00B55858"/>
    <w:rsid w:val="00B568ED"/>
    <w:rsid w:val="00B57B5D"/>
    <w:rsid w:val="00B60227"/>
    <w:rsid w:val="00B6192C"/>
    <w:rsid w:val="00B62C95"/>
    <w:rsid w:val="00B63402"/>
    <w:rsid w:val="00B63956"/>
    <w:rsid w:val="00B644AE"/>
    <w:rsid w:val="00B649A4"/>
    <w:rsid w:val="00B65198"/>
    <w:rsid w:val="00B6553A"/>
    <w:rsid w:val="00B65CCF"/>
    <w:rsid w:val="00B67902"/>
    <w:rsid w:val="00B67A82"/>
    <w:rsid w:val="00B7057C"/>
    <w:rsid w:val="00B70ED1"/>
    <w:rsid w:val="00B71DF9"/>
    <w:rsid w:val="00B72637"/>
    <w:rsid w:val="00B72D6C"/>
    <w:rsid w:val="00B737A0"/>
    <w:rsid w:val="00B74BBB"/>
    <w:rsid w:val="00B75519"/>
    <w:rsid w:val="00B75700"/>
    <w:rsid w:val="00B77188"/>
    <w:rsid w:val="00B81143"/>
    <w:rsid w:val="00B81B90"/>
    <w:rsid w:val="00B82DB7"/>
    <w:rsid w:val="00B84A04"/>
    <w:rsid w:val="00B905E7"/>
    <w:rsid w:val="00B927C6"/>
    <w:rsid w:val="00B95E96"/>
    <w:rsid w:val="00B9603A"/>
    <w:rsid w:val="00B96866"/>
    <w:rsid w:val="00B977F9"/>
    <w:rsid w:val="00BA04E5"/>
    <w:rsid w:val="00BA21A4"/>
    <w:rsid w:val="00BA371F"/>
    <w:rsid w:val="00BA3FD9"/>
    <w:rsid w:val="00BA4151"/>
    <w:rsid w:val="00BA618E"/>
    <w:rsid w:val="00BA66FA"/>
    <w:rsid w:val="00BB250E"/>
    <w:rsid w:val="00BB5669"/>
    <w:rsid w:val="00BB5AC4"/>
    <w:rsid w:val="00BC0675"/>
    <w:rsid w:val="00BC113D"/>
    <w:rsid w:val="00BC4909"/>
    <w:rsid w:val="00BC4E89"/>
    <w:rsid w:val="00BC5435"/>
    <w:rsid w:val="00BC6628"/>
    <w:rsid w:val="00BD0560"/>
    <w:rsid w:val="00BD16C9"/>
    <w:rsid w:val="00BD289A"/>
    <w:rsid w:val="00BD58B0"/>
    <w:rsid w:val="00BD5DE8"/>
    <w:rsid w:val="00BD6E03"/>
    <w:rsid w:val="00BD6FAD"/>
    <w:rsid w:val="00BD7383"/>
    <w:rsid w:val="00BE1245"/>
    <w:rsid w:val="00BE2541"/>
    <w:rsid w:val="00BE2EBE"/>
    <w:rsid w:val="00BE454C"/>
    <w:rsid w:val="00BE4C9D"/>
    <w:rsid w:val="00BE4F13"/>
    <w:rsid w:val="00BF0C30"/>
    <w:rsid w:val="00BF289F"/>
    <w:rsid w:val="00BF291F"/>
    <w:rsid w:val="00BF417E"/>
    <w:rsid w:val="00BF5DF8"/>
    <w:rsid w:val="00BF5EA4"/>
    <w:rsid w:val="00BF6EFB"/>
    <w:rsid w:val="00C036FE"/>
    <w:rsid w:val="00C03C90"/>
    <w:rsid w:val="00C043A9"/>
    <w:rsid w:val="00C043D9"/>
    <w:rsid w:val="00C049CC"/>
    <w:rsid w:val="00C06A6A"/>
    <w:rsid w:val="00C074D2"/>
    <w:rsid w:val="00C077F3"/>
    <w:rsid w:val="00C1071A"/>
    <w:rsid w:val="00C107B4"/>
    <w:rsid w:val="00C11753"/>
    <w:rsid w:val="00C12138"/>
    <w:rsid w:val="00C131DB"/>
    <w:rsid w:val="00C168C2"/>
    <w:rsid w:val="00C17172"/>
    <w:rsid w:val="00C172BD"/>
    <w:rsid w:val="00C2070E"/>
    <w:rsid w:val="00C2093F"/>
    <w:rsid w:val="00C20E77"/>
    <w:rsid w:val="00C21447"/>
    <w:rsid w:val="00C21805"/>
    <w:rsid w:val="00C21CDA"/>
    <w:rsid w:val="00C2240C"/>
    <w:rsid w:val="00C22863"/>
    <w:rsid w:val="00C228CC"/>
    <w:rsid w:val="00C22F57"/>
    <w:rsid w:val="00C23C91"/>
    <w:rsid w:val="00C25B0D"/>
    <w:rsid w:val="00C261FA"/>
    <w:rsid w:val="00C3067B"/>
    <w:rsid w:val="00C35494"/>
    <w:rsid w:val="00C35DDB"/>
    <w:rsid w:val="00C40068"/>
    <w:rsid w:val="00C40362"/>
    <w:rsid w:val="00C412EE"/>
    <w:rsid w:val="00C41C8C"/>
    <w:rsid w:val="00C42502"/>
    <w:rsid w:val="00C44972"/>
    <w:rsid w:val="00C44CB8"/>
    <w:rsid w:val="00C45D17"/>
    <w:rsid w:val="00C45D2D"/>
    <w:rsid w:val="00C4686F"/>
    <w:rsid w:val="00C507BE"/>
    <w:rsid w:val="00C50F7C"/>
    <w:rsid w:val="00C514F8"/>
    <w:rsid w:val="00C53392"/>
    <w:rsid w:val="00C540AB"/>
    <w:rsid w:val="00C5425B"/>
    <w:rsid w:val="00C557EC"/>
    <w:rsid w:val="00C57FA5"/>
    <w:rsid w:val="00C62216"/>
    <w:rsid w:val="00C62939"/>
    <w:rsid w:val="00C636B6"/>
    <w:rsid w:val="00C65DDD"/>
    <w:rsid w:val="00C66437"/>
    <w:rsid w:val="00C6671F"/>
    <w:rsid w:val="00C668B1"/>
    <w:rsid w:val="00C6785F"/>
    <w:rsid w:val="00C708AD"/>
    <w:rsid w:val="00C70A77"/>
    <w:rsid w:val="00C73770"/>
    <w:rsid w:val="00C773FB"/>
    <w:rsid w:val="00C80123"/>
    <w:rsid w:val="00C80A75"/>
    <w:rsid w:val="00C81CB0"/>
    <w:rsid w:val="00C828CF"/>
    <w:rsid w:val="00C831A0"/>
    <w:rsid w:val="00C842D6"/>
    <w:rsid w:val="00C84C94"/>
    <w:rsid w:val="00C85EAD"/>
    <w:rsid w:val="00C868D0"/>
    <w:rsid w:val="00C868EC"/>
    <w:rsid w:val="00C878AF"/>
    <w:rsid w:val="00C9005F"/>
    <w:rsid w:val="00C93194"/>
    <w:rsid w:val="00C96772"/>
    <w:rsid w:val="00C96E66"/>
    <w:rsid w:val="00CA0344"/>
    <w:rsid w:val="00CA108C"/>
    <w:rsid w:val="00CA155D"/>
    <w:rsid w:val="00CA1AB4"/>
    <w:rsid w:val="00CA1C29"/>
    <w:rsid w:val="00CA279A"/>
    <w:rsid w:val="00CA5B2F"/>
    <w:rsid w:val="00CA71EB"/>
    <w:rsid w:val="00CB286E"/>
    <w:rsid w:val="00CB366A"/>
    <w:rsid w:val="00CB4D81"/>
    <w:rsid w:val="00CB69F4"/>
    <w:rsid w:val="00CC0EEC"/>
    <w:rsid w:val="00CC148C"/>
    <w:rsid w:val="00CC1A30"/>
    <w:rsid w:val="00CC3E79"/>
    <w:rsid w:val="00CC429C"/>
    <w:rsid w:val="00CC4DBF"/>
    <w:rsid w:val="00CC628B"/>
    <w:rsid w:val="00CC6805"/>
    <w:rsid w:val="00CC7910"/>
    <w:rsid w:val="00CD0531"/>
    <w:rsid w:val="00CD098B"/>
    <w:rsid w:val="00CD1CC1"/>
    <w:rsid w:val="00CD31EE"/>
    <w:rsid w:val="00CD5440"/>
    <w:rsid w:val="00CD774F"/>
    <w:rsid w:val="00CD7C8A"/>
    <w:rsid w:val="00CE0E27"/>
    <w:rsid w:val="00CE1F86"/>
    <w:rsid w:val="00CE2055"/>
    <w:rsid w:val="00CE2336"/>
    <w:rsid w:val="00CE499F"/>
    <w:rsid w:val="00CE74F5"/>
    <w:rsid w:val="00CE7FAE"/>
    <w:rsid w:val="00CF01AF"/>
    <w:rsid w:val="00CF0AF1"/>
    <w:rsid w:val="00CF0E3A"/>
    <w:rsid w:val="00CF164A"/>
    <w:rsid w:val="00CF2F60"/>
    <w:rsid w:val="00CF7078"/>
    <w:rsid w:val="00D03681"/>
    <w:rsid w:val="00D04245"/>
    <w:rsid w:val="00D046A6"/>
    <w:rsid w:val="00D10371"/>
    <w:rsid w:val="00D12297"/>
    <w:rsid w:val="00D134CD"/>
    <w:rsid w:val="00D13B48"/>
    <w:rsid w:val="00D15171"/>
    <w:rsid w:val="00D17A2B"/>
    <w:rsid w:val="00D20A3A"/>
    <w:rsid w:val="00D2133B"/>
    <w:rsid w:val="00D2193E"/>
    <w:rsid w:val="00D22141"/>
    <w:rsid w:val="00D22609"/>
    <w:rsid w:val="00D23451"/>
    <w:rsid w:val="00D23BD9"/>
    <w:rsid w:val="00D23F3D"/>
    <w:rsid w:val="00D24BCB"/>
    <w:rsid w:val="00D24BDC"/>
    <w:rsid w:val="00D2648C"/>
    <w:rsid w:val="00D272C4"/>
    <w:rsid w:val="00D31070"/>
    <w:rsid w:val="00D32072"/>
    <w:rsid w:val="00D32249"/>
    <w:rsid w:val="00D32974"/>
    <w:rsid w:val="00D3346A"/>
    <w:rsid w:val="00D33960"/>
    <w:rsid w:val="00D33EFB"/>
    <w:rsid w:val="00D34576"/>
    <w:rsid w:val="00D357A2"/>
    <w:rsid w:val="00D36513"/>
    <w:rsid w:val="00D36D1C"/>
    <w:rsid w:val="00D41A9A"/>
    <w:rsid w:val="00D46E98"/>
    <w:rsid w:val="00D47BAE"/>
    <w:rsid w:val="00D5407D"/>
    <w:rsid w:val="00D55D5C"/>
    <w:rsid w:val="00D57308"/>
    <w:rsid w:val="00D6039D"/>
    <w:rsid w:val="00D60A63"/>
    <w:rsid w:val="00D60CC5"/>
    <w:rsid w:val="00D62278"/>
    <w:rsid w:val="00D676E0"/>
    <w:rsid w:val="00D67C78"/>
    <w:rsid w:val="00D707CD"/>
    <w:rsid w:val="00D712EF"/>
    <w:rsid w:val="00D73632"/>
    <w:rsid w:val="00D73876"/>
    <w:rsid w:val="00D76B1B"/>
    <w:rsid w:val="00D76F63"/>
    <w:rsid w:val="00D77524"/>
    <w:rsid w:val="00D77E38"/>
    <w:rsid w:val="00D81F10"/>
    <w:rsid w:val="00D826DC"/>
    <w:rsid w:val="00D82C65"/>
    <w:rsid w:val="00D8501E"/>
    <w:rsid w:val="00D855FB"/>
    <w:rsid w:val="00D85EEA"/>
    <w:rsid w:val="00D86538"/>
    <w:rsid w:val="00D9056D"/>
    <w:rsid w:val="00D90DF3"/>
    <w:rsid w:val="00D91407"/>
    <w:rsid w:val="00D92ABE"/>
    <w:rsid w:val="00D93D31"/>
    <w:rsid w:val="00D9429C"/>
    <w:rsid w:val="00D95989"/>
    <w:rsid w:val="00D97357"/>
    <w:rsid w:val="00D97824"/>
    <w:rsid w:val="00DA0913"/>
    <w:rsid w:val="00DA24AB"/>
    <w:rsid w:val="00DA37B5"/>
    <w:rsid w:val="00DA4607"/>
    <w:rsid w:val="00DA585D"/>
    <w:rsid w:val="00DA7142"/>
    <w:rsid w:val="00DB116A"/>
    <w:rsid w:val="00DB11C6"/>
    <w:rsid w:val="00DB14CB"/>
    <w:rsid w:val="00DB2356"/>
    <w:rsid w:val="00DB2856"/>
    <w:rsid w:val="00DB512C"/>
    <w:rsid w:val="00DB5338"/>
    <w:rsid w:val="00DC0B30"/>
    <w:rsid w:val="00DC1C90"/>
    <w:rsid w:val="00DC2247"/>
    <w:rsid w:val="00DC2850"/>
    <w:rsid w:val="00DC3E37"/>
    <w:rsid w:val="00DC4546"/>
    <w:rsid w:val="00DC4E45"/>
    <w:rsid w:val="00DC56B5"/>
    <w:rsid w:val="00DC60BD"/>
    <w:rsid w:val="00DD01CA"/>
    <w:rsid w:val="00DD0A4C"/>
    <w:rsid w:val="00DD1263"/>
    <w:rsid w:val="00DD160E"/>
    <w:rsid w:val="00DD54A4"/>
    <w:rsid w:val="00DD565D"/>
    <w:rsid w:val="00DD7254"/>
    <w:rsid w:val="00DE06B4"/>
    <w:rsid w:val="00DE0F8C"/>
    <w:rsid w:val="00DE1614"/>
    <w:rsid w:val="00DE2BB4"/>
    <w:rsid w:val="00DE3329"/>
    <w:rsid w:val="00DE4343"/>
    <w:rsid w:val="00DE52FD"/>
    <w:rsid w:val="00DE594E"/>
    <w:rsid w:val="00DE745F"/>
    <w:rsid w:val="00DE74B5"/>
    <w:rsid w:val="00DF08F9"/>
    <w:rsid w:val="00DF1473"/>
    <w:rsid w:val="00DF50DB"/>
    <w:rsid w:val="00DF5C65"/>
    <w:rsid w:val="00DF6160"/>
    <w:rsid w:val="00DF6780"/>
    <w:rsid w:val="00E008C5"/>
    <w:rsid w:val="00E04326"/>
    <w:rsid w:val="00E05A86"/>
    <w:rsid w:val="00E05C46"/>
    <w:rsid w:val="00E06CB9"/>
    <w:rsid w:val="00E078CB"/>
    <w:rsid w:val="00E10057"/>
    <w:rsid w:val="00E11A2E"/>
    <w:rsid w:val="00E11B64"/>
    <w:rsid w:val="00E12BE0"/>
    <w:rsid w:val="00E136E6"/>
    <w:rsid w:val="00E14181"/>
    <w:rsid w:val="00E15205"/>
    <w:rsid w:val="00E166E3"/>
    <w:rsid w:val="00E16FE4"/>
    <w:rsid w:val="00E21961"/>
    <w:rsid w:val="00E225CA"/>
    <w:rsid w:val="00E24EBD"/>
    <w:rsid w:val="00E27D7B"/>
    <w:rsid w:val="00E33708"/>
    <w:rsid w:val="00E34AD6"/>
    <w:rsid w:val="00E35A25"/>
    <w:rsid w:val="00E35D47"/>
    <w:rsid w:val="00E376BD"/>
    <w:rsid w:val="00E40726"/>
    <w:rsid w:val="00E425B6"/>
    <w:rsid w:val="00E42D12"/>
    <w:rsid w:val="00E42FB5"/>
    <w:rsid w:val="00E50890"/>
    <w:rsid w:val="00E52E34"/>
    <w:rsid w:val="00E554DB"/>
    <w:rsid w:val="00E56D1D"/>
    <w:rsid w:val="00E57E0E"/>
    <w:rsid w:val="00E57F65"/>
    <w:rsid w:val="00E61266"/>
    <w:rsid w:val="00E6134A"/>
    <w:rsid w:val="00E61B99"/>
    <w:rsid w:val="00E62AC9"/>
    <w:rsid w:val="00E642CD"/>
    <w:rsid w:val="00E6480F"/>
    <w:rsid w:val="00E65BB0"/>
    <w:rsid w:val="00E71380"/>
    <w:rsid w:val="00E71B97"/>
    <w:rsid w:val="00E728A4"/>
    <w:rsid w:val="00E74629"/>
    <w:rsid w:val="00E82DC4"/>
    <w:rsid w:val="00E83C6A"/>
    <w:rsid w:val="00E8572A"/>
    <w:rsid w:val="00E860F6"/>
    <w:rsid w:val="00E907D7"/>
    <w:rsid w:val="00E91224"/>
    <w:rsid w:val="00E954FA"/>
    <w:rsid w:val="00E9631B"/>
    <w:rsid w:val="00EA0114"/>
    <w:rsid w:val="00EA0D45"/>
    <w:rsid w:val="00EA3A81"/>
    <w:rsid w:val="00EA4667"/>
    <w:rsid w:val="00EA5D59"/>
    <w:rsid w:val="00EA6532"/>
    <w:rsid w:val="00EA66A0"/>
    <w:rsid w:val="00EA6A51"/>
    <w:rsid w:val="00EA6E47"/>
    <w:rsid w:val="00EB0B27"/>
    <w:rsid w:val="00EB0CE3"/>
    <w:rsid w:val="00EB3199"/>
    <w:rsid w:val="00EB3D75"/>
    <w:rsid w:val="00EB3E2C"/>
    <w:rsid w:val="00EB4B78"/>
    <w:rsid w:val="00EB554D"/>
    <w:rsid w:val="00EB666A"/>
    <w:rsid w:val="00EC0993"/>
    <w:rsid w:val="00EC22BC"/>
    <w:rsid w:val="00EC4A97"/>
    <w:rsid w:val="00EC59D8"/>
    <w:rsid w:val="00EC7E62"/>
    <w:rsid w:val="00ED0D05"/>
    <w:rsid w:val="00ED1829"/>
    <w:rsid w:val="00ED2385"/>
    <w:rsid w:val="00ED44E3"/>
    <w:rsid w:val="00ED46F5"/>
    <w:rsid w:val="00ED676F"/>
    <w:rsid w:val="00ED6A4A"/>
    <w:rsid w:val="00ED6E8C"/>
    <w:rsid w:val="00ED79CF"/>
    <w:rsid w:val="00EE088E"/>
    <w:rsid w:val="00EE095B"/>
    <w:rsid w:val="00EE2A26"/>
    <w:rsid w:val="00EE3B3D"/>
    <w:rsid w:val="00EE595C"/>
    <w:rsid w:val="00EE5B02"/>
    <w:rsid w:val="00EF05E7"/>
    <w:rsid w:val="00EF0C61"/>
    <w:rsid w:val="00EF0F32"/>
    <w:rsid w:val="00EF1476"/>
    <w:rsid w:val="00EF19E9"/>
    <w:rsid w:val="00EF342C"/>
    <w:rsid w:val="00EF3B90"/>
    <w:rsid w:val="00EF4641"/>
    <w:rsid w:val="00EF558A"/>
    <w:rsid w:val="00EF7146"/>
    <w:rsid w:val="00F00A97"/>
    <w:rsid w:val="00F01416"/>
    <w:rsid w:val="00F023D9"/>
    <w:rsid w:val="00F027E4"/>
    <w:rsid w:val="00F02DC1"/>
    <w:rsid w:val="00F03363"/>
    <w:rsid w:val="00F06A08"/>
    <w:rsid w:val="00F06B9E"/>
    <w:rsid w:val="00F07534"/>
    <w:rsid w:val="00F107E9"/>
    <w:rsid w:val="00F124EE"/>
    <w:rsid w:val="00F13E9D"/>
    <w:rsid w:val="00F146ED"/>
    <w:rsid w:val="00F1499C"/>
    <w:rsid w:val="00F15BE3"/>
    <w:rsid w:val="00F16275"/>
    <w:rsid w:val="00F17670"/>
    <w:rsid w:val="00F22637"/>
    <w:rsid w:val="00F229ED"/>
    <w:rsid w:val="00F25379"/>
    <w:rsid w:val="00F26DCF"/>
    <w:rsid w:val="00F30D8B"/>
    <w:rsid w:val="00F30F13"/>
    <w:rsid w:val="00F316B5"/>
    <w:rsid w:val="00F33A00"/>
    <w:rsid w:val="00F33AB4"/>
    <w:rsid w:val="00F3476E"/>
    <w:rsid w:val="00F36F87"/>
    <w:rsid w:val="00F37706"/>
    <w:rsid w:val="00F37946"/>
    <w:rsid w:val="00F42072"/>
    <w:rsid w:val="00F43362"/>
    <w:rsid w:val="00F45154"/>
    <w:rsid w:val="00F45AAD"/>
    <w:rsid w:val="00F51CCB"/>
    <w:rsid w:val="00F53836"/>
    <w:rsid w:val="00F54D10"/>
    <w:rsid w:val="00F55263"/>
    <w:rsid w:val="00F55450"/>
    <w:rsid w:val="00F56C6B"/>
    <w:rsid w:val="00F6055A"/>
    <w:rsid w:val="00F60595"/>
    <w:rsid w:val="00F6259A"/>
    <w:rsid w:val="00F626E0"/>
    <w:rsid w:val="00F661FE"/>
    <w:rsid w:val="00F6703D"/>
    <w:rsid w:val="00F67F53"/>
    <w:rsid w:val="00F733E7"/>
    <w:rsid w:val="00F75403"/>
    <w:rsid w:val="00F776E1"/>
    <w:rsid w:val="00F801F0"/>
    <w:rsid w:val="00F8155C"/>
    <w:rsid w:val="00F81F34"/>
    <w:rsid w:val="00F83455"/>
    <w:rsid w:val="00F85037"/>
    <w:rsid w:val="00F862B3"/>
    <w:rsid w:val="00F87965"/>
    <w:rsid w:val="00F87B3D"/>
    <w:rsid w:val="00F87BDA"/>
    <w:rsid w:val="00F90358"/>
    <w:rsid w:val="00F91926"/>
    <w:rsid w:val="00F91E12"/>
    <w:rsid w:val="00F9444B"/>
    <w:rsid w:val="00F94A1A"/>
    <w:rsid w:val="00F95D67"/>
    <w:rsid w:val="00F971C1"/>
    <w:rsid w:val="00FA0794"/>
    <w:rsid w:val="00FA244C"/>
    <w:rsid w:val="00FA28AE"/>
    <w:rsid w:val="00FA2DA1"/>
    <w:rsid w:val="00FA33E6"/>
    <w:rsid w:val="00FA396D"/>
    <w:rsid w:val="00FA4B7F"/>
    <w:rsid w:val="00FA60AD"/>
    <w:rsid w:val="00FB03DD"/>
    <w:rsid w:val="00FB144C"/>
    <w:rsid w:val="00FB7057"/>
    <w:rsid w:val="00FB7B64"/>
    <w:rsid w:val="00FC17B4"/>
    <w:rsid w:val="00FC1FBF"/>
    <w:rsid w:val="00FC36C2"/>
    <w:rsid w:val="00FC4C46"/>
    <w:rsid w:val="00FC560F"/>
    <w:rsid w:val="00FC568C"/>
    <w:rsid w:val="00FC6471"/>
    <w:rsid w:val="00FC7916"/>
    <w:rsid w:val="00FC7A94"/>
    <w:rsid w:val="00FD1DAE"/>
    <w:rsid w:val="00FD447B"/>
    <w:rsid w:val="00FD4F4F"/>
    <w:rsid w:val="00FD5162"/>
    <w:rsid w:val="00FD615E"/>
    <w:rsid w:val="00FE16CC"/>
    <w:rsid w:val="00FE2E40"/>
    <w:rsid w:val="00FE4A13"/>
    <w:rsid w:val="00FE5239"/>
    <w:rsid w:val="00FE594F"/>
    <w:rsid w:val="00FE729D"/>
    <w:rsid w:val="00FE7D14"/>
    <w:rsid w:val="00FE7D30"/>
    <w:rsid w:val="00FF260E"/>
    <w:rsid w:val="00FF2EA8"/>
    <w:rsid w:val="00FF3F74"/>
    <w:rsid w:val="00FF4DFC"/>
    <w:rsid w:val="00FF52E3"/>
    <w:rsid w:val="00FF569B"/>
    <w:rsid w:val="00FF63D1"/>
    <w:rsid w:val="00FF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2120FAD-BF63-47FA-800B-7431C9FA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D7C8A"/>
    <w:rPr>
      <w:lang w:val="ru-RU" w:eastAsia="ru-RU"/>
    </w:rPr>
  </w:style>
  <w:style w:type="paragraph" w:styleId="1">
    <w:name w:val="heading 1"/>
    <w:basedOn w:val="a2"/>
    <w:next w:val="a2"/>
    <w:link w:val="10"/>
    <w:qFormat/>
    <w:rsid w:val="001F7D34"/>
    <w:pPr>
      <w:keepNext/>
      <w:widowControl/>
      <w:snapToGrid/>
      <w:ind w:firstLine="720"/>
      <w:jc w:val="both"/>
      <w:outlineLvl w:val="0"/>
    </w:pPr>
    <w:rPr>
      <w:rFonts w:ascii="Times New Roman" w:eastAsia="Times New Roman" w:hAnsi="Times New Roman"/>
      <w:spacing w:val="0"/>
      <w:w w:val="100"/>
      <w:kern w:val="0"/>
      <w:position w:val="0"/>
      <w:lang w:val="ru-RU"/>
    </w:rPr>
  </w:style>
  <w:style w:type="paragraph" w:styleId="2">
    <w:name w:val="heading 2"/>
    <w:basedOn w:val="a1"/>
    <w:next w:val="a1"/>
    <w:link w:val="20"/>
    <w:unhideWhenUsed/>
    <w:qFormat/>
    <w:rsid w:val="008B385B"/>
    <w:pPr>
      <w:keepNext/>
      <w:spacing w:before="240" w:after="60"/>
      <w:outlineLvl w:val="1"/>
    </w:pPr>
    <w:rPr>
      <w:rFonts w:ascii="Cambria" w:hAnsi="Cambria"/>
      <w:b/>
      <w:bCs/>
      <w:i/>
      <w:iCs/>
      <w:sz w:val="28"/>
      <w:szCs w:val="28"/>
    </w:rPr>
  </w:style>
  <w:style w:type="paragraph" w:styleId="3">
    <w:name w:val="heading 3"/>
    <w:basedOn w:val="a1"/>
    <w:next w:val="a1"/>
    <w:link w:val="30"/>
    <w:qFormat/>
    <w:rsid w:val="008B385B"/>
    <w:pPr>
      <w:keepNext/>
      <w:autoSpaceDE w:val="0"/>
      <w:autoSpaceDN w:val="0"/>
      <w:ind w:left="5103"/>
      <w:jc w:val="right"/>
      <w:outlineLvl w:val="2"/>
    </w:pPr>
    <w:rPr>
      <w:rFonts w:ascii="Arial" w:hAnsi="Arial" w:cs="Arial"/>
      <w:b/>
      <w:bCs/>
      <w:sz w:val="28"/>
      <w:szCs w:val="28"/>
      <w:lang w:val="uk-UA"/>
    </w:rPr>
  </w:style>
  <w:style w:type="paragraph" w:styleId="4">
    <w:name w:val="heading 4"/>
    <w:basedOn w:val="a1"/>
    <w:next w:val="a1"/>
    <w:link w:val="40"/>
    <w:qFormat/>
    <w:rsid w:val="008B385B"/>
    <w:pPr>
      <w:keepNext/>
      <w:autoSpaceDE w:val="0"/>
      <w:autoSpaceDN w:val="0"/>
      <w:jc w:val="center"/>
      <w:outlineLvl w:val="3"/>
    </w:pPr>
    <w:rPr>
      <w:sz w:val="28"/>
      <w:szCs w:val="28"/>
      <w:lang w:val="uk-UA"/>
    </w:rPr>
  </w:style>
  <w:style w:type="paragraph" w:styleId="5">
    <w:name w:val="heading 5"/>
    <w:basedOn w:val="a1"/>
    <w:next w:val="a1"/>
    <w:link w:val="50"/>
    <w:qFormat/>
    <w:rsid w:val="008B385B"/>
    <w:pPr>
      <w:keepNext/>
      <w:autoSpaceDE w:val="0"/>
      <w:autoSpaceDN w:val="0"/>
      <w:ind w:firstLine="851"/>
      <w:jc w:val="center"/>
      <w:outlineLvl w:val="4"/>
    </w:pPr>
    <w:rPr>
      <w:sz w:val="28"/>
      <w:szCs w:val="28"/>
      <w:lang w:val="uk-UA"/>
    </w:rPr>
  </w:style>
  <w:style w:type="paragraph" w:styleId="6">
    <w:name w:val="heading 6"/>
    <w:basedOn w:val="a1"/>
    <w:next w:val="a1"/>
    <w:link w:val="60"/>
    <w:qFormat/>
    <w:rsid w:val="008B385B"/>
    <w:pPr>
      <w:keepNext/>
      <w:autoSpaceDE w:val="0"/>
      <w:autoSpaceDN w:val="0"/>
      <w:ind w:left="720" w:firstLine="851"/>
      <w:jc w:val="both"/>
      <w:outlineLvl w:val="5"/>
    </w:pPr>
    <w:rPr>
      <w:b/>
      <w:bCs/>
      <w:sz w:val="28"/>
      <w:szCs w:val="28"/>
      <w:lang w:val="uk-UA"/>
    </w:rPr>
  </w:style>
  <w:style w:type="paragraph" w:styleId="7">
    <w:name w:val="heading 7"/>
    <w:basedOn w:val="a1"/>
    <w:next w:val="a1"/>
    <w:link w:val="70"/>
    <w:unhideWhenUsed/>
    <w:qFormat/>
    <w:rsid w:val="001F7D34"/>
    <w:pPr>
      <w:spacing w:before="240" w:after="60"/>
      <w:outlineLvl w:val="6"/>
    </w:pPr>
    <w:rPr>
      <w:rFonts w:ascii="Calibri" w:hAnsi="Calibri"/>
      <w:sz w:val="24"/>
      <w:szCs w:val="24"/>
    </w:rPr>
  </w:style>
  <w:style w:type="paragraph" w:styleId="8">
    <w:name w:val="heading 8"/>
    <w:basedOn w:val="a1"/>
    <w:next w:val="a1"/>
    <w:link w:val="80"/>
    <w:qFormat/>
    <w:rsid w:val="008B385B"/>
    <w:pPr>
      <w:keepNext/>
      <w:autoSpaceDE w:val="0"/>
      <w:autoSpaceDN w:val="0"/>
      <w:jc w:val="right"/>
      <w:outlineLvl w:val="7"/>
    </w:pPr>
    <w:rPr>
      <w:sz w:val="28"/>
      <w:szCs w:val="28"/>
      <w:lang w:val="uk-UA"/>
    </w:rPr>
  </w:style>
  <w:style w:type="paragraph" w:styleId="9">
    <w:name w:val="heading 9"/>
    <w:basedOn w:val="a1"/>
    <w:next w:val="a1"/>
    <w:link w:val="90"/>
    <w:qFormat/>
    <w:rsid w:val="008B385B"/>
    <w:pPr>
      <w:keepNext/>
      <w:autoSpaceDE w:val="0"/>
      <w:autoSpaceDN w:val="0"/>
      <w:outlineLvl w:val="8"/>
    </w:pPr>
    <w:rPr>
      <w:sz w:val="28"/>
      <w:szCs w:val="28"/>
      <w:lang w:val="uk-UA"/>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Знак"/>
    <w:basedOn w:val="a1"/>
    <w:rsid w:val="00CD7C8A"/>
    <w:rPr>
      <w:rFonts w:ascii="Verdana" w:hAnsi="Verdana" w:cs="Verdana"/>
      <w:lang w:val="en-US" w:eastAsia="en-US"/>
    </w:rPr>
  </w:style>
  <w:style w:type="paragraph" w:styleId="a7">
    <w:name w:val="header"/>
    <w:aliases w:val="колонтитул,Знак11, Знак1"/>
    <w:basedOn w:val="a1"/>
    <w:link w:val="a8"/>
    <w:uiPriority w:val="99"/>
    <w:qFormat/>
    <w:rsid w:val="00CD7C8A"/>
    <w:pPr>
      <w:tabs>
        <w:tab w:val="center" w:pos="4677"/>
        <w:tab w:val="right" w:pos="9355"/>
      </w:tabs>
    </w:pPr>
  </w:style>
  <w:style w:type="character" w:styleId="a9">
    <w:name w:val="page number"/>
    <w:basedOn w:val="a3"/>
    <w:rsid w:val="00CD7C8A"/>
  </w:style>
  <w:style w:type="paragraph" w:styleId="aa">
    <w:name w:val="footer"/>
    <w:basedOn w:val="a1"/>
    <w:link w:val="ab"/>
    <w:uiPriority w:val="99"/>
    <w:rsid w:val="00962B6D"/>
    <w:pPr>
      <w:tabs>
        <w:tab w:val="center" w:pos="4677"/>
        <w:tab w:val="right" w:pos="9355"/>
      </w:tabs>
    </w:pPr>
  </w:style>
  <w:style w:type="paragraph" w:customStyle="1" w:styleId="21">
    <w:name w:val="Знак2"/>
    <w:basedOn w:val="a1"/>
    <w:rsid w:val="00962B6D"/>
    <w:rPr>
      <w:rFonts w:ascii="Verdana" w:hAnsi="Verdana" w:cs="Verdana"/>
      <w:lang w:val="en-US" w:eastAsia="en-US"/>
    </w:rPr>
  </w:style>
  <w:style w:type="paragraph" w:customStyle="1" w:styleId="11">
    <w:name w:val="Знак1"/>
    <w:basedOn w:val="a1"/>
    <w:rsid w:val="001518E8"/>
    <w:rPr>
      <w:rFonts w:ascii="Verdana" w:hAnsi="Verdana" w:cs="Verdana"/>
      <w:lang w:val="en-US" w:eastAsia="en-US"/>
    </w:rPr>
  </w:style>
  <w:style w:type="table" w:styleId="ac">
    <w:name w:val="Table Grid"/>
    <w:basedOn w:val="a4"/>
    <w:rsid w:val="00151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Знак Знак2"/>
    <w:basedOn w:val="a1"/>
    <w:rsid w:val="00693F9F"/>
    <w:rPr>
      <w:rFonts w:ascii="Verdana" w:hAnsi="Verdana" w:cs="Verdana"/>
      <w:lang w:val="en-US" w:eastAsia="en-US"/>
    </w:rPr>
  </w:style>
  <w:style w:type="paragraph" w:styleId="ad">
    <w:name w:val="Body Text Indent"/>
    <w:basedOn w:val="a1"/>
    <w:link w:val="ae"/>
    <w:rsid w:val="00CD31EE"/>
    <w:pPr>
      <w:ind w:firstLine="851"/>
      <w:jc w:val="both"/>
    </w:pPr>
    <w:rPr>
      <w:sz w:val="28"/>
      <w:lang w:val="x-none"/>
    </w:rPr>
  </w:style>
  <w:style w:type="character" w:customStyle="1" w:styleId="ae">
    <w:name w:val="Основний текст з відступом Знак"/>
    <w:link w:val="ad"/>
    <w:rsid w:val="00CD31EE"/>
    <w:rPr>
      <w:sz w:val="28"/>
      <w:lang w:val="x-none" w:eastAsia="ru-RU" w:bidi="ar-SA"/>
    </w:rPr>
  </w:style>
  <w:style w:type="paragraph" w:styleId="af">
    <w:name w:val="Body Text"/>
    <w:basedOn w:val="a1"/>
    <w:link w:val="af0"/>
    <w:rsid w:val="00CD31EE"/>
    <w:pPr>
      <w:spacing w:after="120"/>
    </w:pPr>
    <w:rPr>
      <w:sz w:val="24"/>
      <w:szCs w:val="24"/>
      <w:lang w:val="x-none"/>
    </w:rPr>
  </w:style>
  <w:style w:type="character" w:customStyle="1" w:styleId="af0">
    <w:name w:val="Основний текст Знак"/>
    <w:link w:val="af"/>
    <w:uiPriority w:val="99"/>
    <w:rsid w:val="00CD31EE"/>
    <w:rPr>
      <w:sz w:val="24"/>
      <w:szCs w:val="24"/>
      <w:lang w:val="x-none" w:eastAsia="ru-RU" w:bidi="ar-SA"/>
    </w:rPr>
  </w:style>
  <w:style w:type="character" w:customStyle="1" w:styleId="a8">
    <w:name w:val="Верхній колонтитул Знак"/>
    <w:aliases w:val="колонтитул Знак,Знак11 Знак, Знак1 Знак"/>
    <w:link w:val="a7"/>
    <w:uiPriority w:val="99"/>
    <w:rsid w:val="008D691A"/>
  </w:style>
  <w:style w:type="paragraph" w:styleId="23">
    <w:name w:val="Body Text Indent 2"/>
    <w:basedOn w:val="a1"/>
    <w:link w:val="24"/>
    <w:rsid w:val="00A11B5A"/>
    <w:pPr>
      <w:spacing w:after="120" w:line="480" w:lineRule="auto"/>
      <w:ind w:left="283"/>
    </w:pPr>
  </w:style>
  <w:style w:type="character" w:customStyle="1" w:styleId="24">
    <w:name w:val="Основний текст з відступом 2 Знак"/>
    <w:link w:val="23"/>
    <w:rsid w:val="00A11B5A"/>
    <w:rPr>
      <w:lang w:val="ru-RU" w:eastAsia="ru-RU"/>
    </w:rPr>
  </w:style>
  <w:style w:type="paragraph" w:styleId="25">
    <w:name w:val="Body Text 2"/>
    <w:basedOn w:val="a1"/>
    <w:link w:val="26"/>
    <w:rsid w:val="00A11B5A"/>
    <w:pPr>
      <w:spacing w:after="120" w:line="480" w:lineRule="auto"/>
    </w:pPr>
  </w:style>
  <w:style w:type="character" w:customStyle="1" w:styleId="26">
    <w:name w:val="Основний текст 2 Знак"/>
    <w:link w:val="25"/>
    <w:rsid w:val="00A11B5A"/>
    <w:rPr>
      <w:lang w:val="ru-RU" w:eastAsia="ru-RU"/>
    </w:rPr>
  </w:style>
  <w:style w:type="paragraph" w:styleId="af1">
    <w:name w:val="Block Text"/>
    <w:basedOn w:val="a1"/>
    <w:rsid w:val="00A11B5A"/>
    <w:pPr>
      <w:spacing w:after="120"/>
      <w:ind w:left="284" w:right="-58" w:hanging="284"/>
      <w:jc w:val="both"/>
    </w:pPr>
    <w:rPr>
      <w:sz w:val="28"/>
    </w:rPr>
  </w:style>
  <w:style w:type="paragraph" w:styleId="af2">
    <w:name w:val="Plain Text"/>
    <w:basedOn w:val="a1"/>
    <w:link w:val="af3"/>
    <w:rsid w:val="00A11B5A"/>
    <w:pPr>
      <w:autoSpaceDE w:val="0"/>
      <w:autoSpaceDN w:val="0"/>
      <w:spacing w:after="120"/>
    </w:pPr>
    <w:rPr>
      <w:rFonts w:ascii="Courier New" w:hAnsi="Courier New"/>
      <w:lang w:val="x-none" w:eastAsia="x-none"/>
    </w:rPr>
  </w:style>
  <w:style w:type="character" w:customStyle="1" w:styleId="af3">
    <w:name w:val="Текст Знак"/>
    <w:link w:val="af2"/>
    <w:rsid w:val="00A11B5A"/>
    <w:rPr>
      <w:rFonts w:ascii="Courier New" w:hAnsi="Courier New"/>
      <w:lang w:val="x-none" w:eastAsia="x-none"/>
    </w:rPr>
  </w:style>
  <w:style w:type="paragraph" w:customStyle="1" w:styleId="27">
    <w:name w:val="Стиль2"/>
    <w:basedOn w:val="a1"/>
    <w:rsid w:val="00A11B5A"/>
    <w:pPr>
      <w:autoSpaceDE w:val="0"/>
      <w:autoSpaceDN w:val="0"/>
      <w:spacing w:after="120"/>
      <w:jc w:val="both"/>
    </w:pPr>
    <w:rPr>
      <w:sz w:val="16"/>
      <w:szCs w:val="16"/>
    </w:rPr>
  </w:style>
  <w:style w:type="paragraph" w:styleId="af4">
    <w:name w:val="List Paragraph"/>
    <w:aliases w:val="Bullets,Заголовок 1.1,En tête 1,Γράφημα,Citation List,본문(내용),List Paragraph (numbered (a)),igunore,Heading Bullet,text bullet,List Numbers,Elenco Normale,En tete 1,???????,??(??)"/>
    <w:basedOn w:val="a1"/>
    <w:link w:val="af5"/>
    <w:uiPriority w:val="34"/>
    <w:qFormat/>
    <w:rsid w:val="00A11B5A"/>
    <w:pPr>
      <w:spacing w:after="200" w:line="276" w:lineRule="auto"/>
      <w:ind w:left="720"/>
      <w:contextualSpacing/>
    </w:pPr>
    <w:rPr>
      <w:rFonts w:ascii="Calibri" w:eastAsia="Calibri" w:hAnsi="Calibri"/>
      <w:sz w:val="22"/>
      <w:szCs w:val="22"/>
      <w:lang w:eastAsia="en-US"/>
    </w:rPr>
  </w:style>
  <w:style w:type="character" w:customStyle="1" w:styleId="ab">
    <w:name w:val="Нижній колонтитул Знак"/>
    <w:link w:val="aa"/>
    <w:uiPriority w:val="99"/>
    <w:rsid w:val="00222369"/>
    <w:rPr>
      <w:lang w:val="ru-RU" w:eastAsia="ru-RU"/>
    </w:rPr>
  </w:style>
  <w:style w:type="paragraph" w:customStyle="1" w:styleId="12">
    <w:name w:val="Знак Знак Знак Знак Знак Знак Знак Знак Знак1 Знак Знак Знак Знак Знак Знак Знак Знак Знак Знак Знак Знак Знак Знак Знак Знак"/>
    <w:basedOn w:val="a1"/>
    <w:rsid w:val="00F6055A"/>
    <w:rPr>
      <w:rFonts w:ascii="Verdana" w:hAnsi="Verdana" w:cs="Verdana"/>
      <w:lang w:val="en-US" w:eastAsia="en-US"/>
    </w:rPr>
  </w:style>
  <w:style w:type="paragraph" w:styleId="af6">
    <w:name w:val="Balloon Text"/>
    <w:basedOn w:val="a1"/>
    <w:link w:val="af7"/>
    <w:rsid w:val="006D51AE"/>
    <w:rPr>
      <w:rFonts w:ascii="Tahoma" w:hAnsi="Tahoma" w:cs="Tahoma"/>
      <w:sz w:val="16"/>
      <w:szCs w:val="16"/>
    </w:rPr>
  </w:style>
  <w:style w:type="character" w:customStyle="1" w:styleId="af7">
    <w:name w:val="Текст у виносці Знак"/>
    <w:link w:val="af6"/>
    <w:uiPriority w:val="99"/>
    <w:rsid w:val="006D51AE"/>
    <w:rPr>
      <w:rFonts w:ascii="Tahoma" w:hAnsi="Tahoma" w:cs="Tahoma"/>
      <w:sz w:val="16"/>
      <w:szCs w:val="16"/>
      <w:lang w:val="ru-RU" w:eastAsia="ru-RU"/>
    </w:rPr>
  </w:style>
  <w:style w:type="paragraph" w:styleId="af8">
    <w:name w:val="Normal (Web)"/>
    <w:aliases w:val="Обычный (Web)"/>
    <w:basedOn w:val="a1"/>
    <w:uiPriority w:val="99"/>
    <w:unhideWhenUsed/>
    <w:rsid w:val="005E1399"/>
    <w:pPr>
      <w:spacing w:before="100" w:beforeAutospacing="1" w:after="100" w:afterAutospacing="1"/>
    </w:pPr>
    <w:rPr>
      <w:sz w:val="24"/>
      <w:szCs w:val="24"/>
      <w:lang w:val="en-US" w:eastAsia="en-US"/>
    </w:rPr>
  </w:style>
  <w:style w:type="paragraph" w:styleId="af9">
    <w:name w:val="footnote text"/>
    <w:basedOn w:val="a1"/>
    <w:link w:val="afa"/>
    <w:uiPriority w:val="99"/>
    <w:unhideWhenUsed/>
    <w:rsid w:val="005E1399"/>
  </w:style>
  <w:style w:type="character" w:customStyle="1" w:styleId="afa">
    <w:name w:val="Текст виноски Знак"/>
    <w:link w:val="af9"/>
    <w:uiPriority w:val="99"/>
    <w:rsid w:val="005E1399"/>
    <w:rPr>
      <w:lang w:val="ru-RU" w:eastAsia="ru-RU"/>
    </w:rPr>
  </w:style>
  <w:style w:type="character" w:styleId="afb">
    <w:name w:val="footnote reference"/>
    <w:uiPriority w:val="99"/>
    <w:unhideWhenUsed/>
    <w:rsid w:val="005E1399"/>
    <w:rPr>
      <w:vertAlign w:val="superscript"/>
    </w:rPr>
  </w:style>
  <w:style w:type="character" w:customStyle="1" w:styleId="10">
    <w:name w:val="Заголовок 1 Знак"/>
    <w:link w:val="1"/>
    <w:rsid w:val="001F7D34"/>
    <w:rPr>
      <w:sz w:val="24"/>
      <w:lang w:val="ru-RU" w:eastAsia="ru-RU"/>
    </w:rPr>
  </w:style>
  <w:style w:type="character" w:customStyle="1" w:styleId="70">
    <w:name w:val="Заголовок 7 Знак"/>
    <w:link w:val="7"/>
    <w:uiPriority w:val="9"/>
    <w:semiHidden/>
    <w:rsid w:val="001F7D34"/>
    <w:rPr>
      <w:rFonts w:ascii="Calibri" w:hAnsi="Calibri"/>
      <w:sz w:val="24"/>
      <w:szCs w:val="24"/>
      <w:lang w:val="ru-RU" w:eastAsia="ru-RU"/>
    </w:rPr>
  </w:style>
  <w:style w:type="paragraph" w:customStyle="1" w:styleId="a2">
    <w:name w:val="Стиль"/>
    <w:rsid w:val="001F7D34"/>
    <w:pPr>
      <w:widowControl w:val="0"/>
      <w:snapToGrid w:val="0"/>
    </w:pPr>
    <w:rPr>
      <w:rFonts w:ascii="Wingdings" w:eastAsia="Wingdings" w:hAnsi="Wingdings"/>
      <w:spacing w:val="-1"/>
      <w:w w:val="600"/>
      <w:kern w:val="3276"/>
      <w:position w:val="-1"/>
      <w:sz w:val="24"/>
      <w:lang w:val="uk-UA" w:eastAsia="ru-RU"/>
    </w:rPr>
  </w:style>
  <w:style w:type="paragraph" w:styleId="31">
    <w:name w:val="Body Text 3"/>
    <w:basedOn w:val="a1"/>
    <w:link w:val="32"/>
    <w:unhideWhenUsed/>
    <w:rsid w:val="001F7D34"/>
    <w:pPr>
      <w:spacing w:after="120"/>
    </w:pPr>
    <w:rPr>
      <w:sz w:val="16"/>
      <w:szCs w:val="16"/>
    </w:rPr>
  </w:style>
  <w:style w:type="character" w:customStyle="1" w:styleId="32">
    <w:name w:val="Основний текст 3 Знак"/>
    <w:link w:val="31"/>
    <w:rsid w:val="001F7D34"/>
    <w:rPr>
      <w:sz w:val="16"/>
      <w:szCs w:val="16"/>
      <w:lang w:val="ru-RU" w:eastAsia="ru-RU"/>
    </w:rPr>
  </w:style>
  <w:style w:type="paragraph" w:styleId="33">
    <w:name w:val="Body Text Indent 3"/>
    <w:basedOn w:val="a1"/>
    <w:link w:val="34"/>
    <w:unhideWhenUsed/>
    <w:rsid w:val="001F7D34"/>
    <w:pPr>
      <w:spacing w:after="120"/>
      <w:ind w:left="283"/>
    </w:pPr>
    <w:rPr>
      <w:sz w:val="16"/>
      <w:szCs w:val="16"/>
    </w:rPr>
  </w:style>
  <w:style w:type="character" w:customStyle="1" w:styleId="34">
    <w:name w:val="Основний текст з відступом 3 Знак"/>
    <w:link w:val="33"/>
    <w:rsid w:val="001F7D34"/>
    <w:rPr>
      <w:sz w:val="16"/>
      <w:szCs w:val="16"/>
      <w:lang w:val="ru-RU" w:eastAsia="ru-RU"/>
    </w:rPr>
  </w:style>
  <w:style w:type="paragraph" w:styleId="afc">
    <w:name w:val="Title"/>
    <w:basedOn w:val="a1"/>
    <w:link w:val="afd"/>
    <w:qFormat/>
    <w:rsid w:val="001F7D34"/>
    <w:pPr>
      <w:jc w:val="center"/>
    </w:pPr>
    <w:rPr>
      <w:sz w:val="28"/>
      <w:lang w:val="x-none"/>
    </w:rPr>
  </w:style>
  <w:style w:type="character" w:customStyle="1" w:styleId="afd">
    <w:name w:val="Назва Знак"/>
    <w:link w:val="afc"/>
    <w:rsid w:val="001F7D34"/>
    <w:rPr>
      <w:sz w:val="28"/>
      <w:lang w:val="x-none" w:eastAsia="ru-RU"/>
    </w:rPr>
  </w:style>
  <w:style w:type="character" w:styleId="afe">
    <w:name w:val="Emphasis"/>
    <w:qFormat/>
    <w:rsid w:val="001F7D34"/>
    <w:rPr>
      <w:i/>
      <w:iCs/>
    </w:rPr>
  </w:style>
  <w:style w:type="paragraph" w:customStyle="1" w:styleId="Normal1">
    <w:name w:val="Normal1"/>
    <w:rsid w:val="001F7D34"/>
    <w:rPr>
      <w:lang w:val="ru-RU" w:eastAsia="ru-RU"/>
    </w:rPr>
  </w:style>
  <w:style w:type="paragraph" w:customStyle="1" w:styleId="aff">
    <w:name w:val="Знак Знак Знак Знак Знак Знак Знак Знак Знак Знак"/>
    <w:basedOn w:val="a1"/>
    <w:rsid w:val="001F7D34"/>
    <w:rPr>
      <w:rFonts w:ascii="Verdana" w:hAnsi="Verdana" w:cs="Verdana"/>
      <w:lang w:val="en-US" w:eastAsia="en-US"/>
    </w:rPr>
  </w:style>
  <w:style w:type="character" w:styleId="aff0">
    <w:name w:val="annotation reference"/>
    <w:uiPriority w:val="99"/>
    <w:unhideWhenUsed/>
    <w:qFormat/>
    <w:rsid w:val="001F7D34"/>
    <w:rPr>
      <w:sz w:val="16"/>
      <w:szCs w:val="16"/>
    </w:rPr>
  </w:style>
  <w:style w:type="paragraph" w:styleId="aff1">
    <w:name w:val="annotation text"/>
    <w:aliases w:val="Знак3, Знак3"/>
    <w:basedOn w:val="a1"/>
    <w:link w:val="aff2"/>
    <w:uiPriority w:val="99"/>
    <w:unhideWhenUsed/>
    <w:qFormat/>
    <w:rsid w:val="001F7D34"/>
  </w:style>
  <w:style w:type="character" w:customStyle="1" w:styleId="aff2">
    <w:name w:val="Текст примітки Знак"/>
    <w:aliases w:val="Знак3 Знак, Знак3 Знак"/>
    <w:link w:val="aff1"/>
    <w:uiPriority w:val="99"/>
    <w:rsid w:val="001F7D34"/>
    <w:rPr>
      <w:lang w:val="ru-RU" w:eastAsia="ru-RU"/>
    </w:rPr>
  </w:style>
  <w:style w:type="paragraph" w:styleId="aff3">
    <w:name w:val="annotation subject"/>
    <w:basedOn w:val="aff1"/>
    <w:next w:val="aff1"/>
    <w:link w:val="aff4"/>
    <w:unhideWhenUsed/>
    <w:rsid w:val="001F7D34"/>
    <w:rPr>
      <w:b/>
      <w:bCs/>
    </w:rPr>
  </w:style>
  <w:style w:type="character" w:customStyle="1" w:styleId="aff4">
    <w:name w:val="Тема примітки Знак"/>
    <w:link w:val="aff3"/>
    <w:rsid w:val="001F7D34"/>
    <w:rPr>
      <w:b/>
      <w:bCs/>
      <w:lang w:val="ru-RU" w:eastAsia="ru-RU"/>
    </w:rPr>
  </w:style>
  <w:style w:type="paragraph" w:styleId="aff5">
    <w:name w:val="Revision"/>
    <w:hidden/>
    <w:uiPriority w:val="99"/>
    <w:semiHidden/>
    <w:rsid w:val="001F7D34"/>
    <w:rPr>
      <w:sz w:val="24"/>
      <w:szCs w:val="24"/>
      <w:lang w:val="ru-RU" w:eastAsia="ru-RU"/>
    </w:rPr>
  </w:style>
  <w:style w:type="paragraph" w:customStyle="1" w:styleId="aff6">
    <w:name w:val="Знак"/>
    <w:basedOn w:val="a1"/>
    <w:rsid w:val="001F7D34"/>
    <w:rPr>
      <w:rFonts w:ascii="Verdana" w:hAnsi="Verdana" w:cs="Verdana"/>
      <w:lang w:val="en-US" w:eastAsia="en-US"/>
    </w:rPr>
  </w:style>
  <w:style w:type="paragraph" w:customStyle="1" w:styleId="wfxRecipient">
    <w:name w:val="wfxRecipient"/>
    <w:basedOn w:val="a1"/>
    <w:rsid w:val="001F7D34"/>
    <w:rPr>
      <w:rFonts w:ascii="Baltica_Cyrillic" w:hAnsi="Baltica_Cyrillic"/>
      <w:sz w:val="24"/>
    </w:rPr>
  </w:style>
  <w:style w:type="numbering" w:styleId="111111">
    <w:name w:val="Outline List 2"/>
    <w:basedOn w:val="a5"/>
    <w:unhideWhenUsed/>
    <w:rsid w:val="00E008C5"/>
    <w:pPr>
      <w:numPr>
        <w:numId w:val="1"/>
      </w:numPr>
    </w:pPr>
  </w:style>
  <w:style w:type="paragraph" w:customStyle="1" w:styleId="Style6">
    <w:name w:val="Style6"/>
    <w:basedOn w:val="a1"/>
    <w:uiPriority w:val="99"/>
    <w:rsid w:val="00EF7146"/>
    <w:pPr>
      <w:widowControl w:val="0"/>
      <w:autoSpaceDE w:val="0"/>
      <w:autoSpaceDN w:val="0"/>
      <w:adjustRightInd w:val="0"/>
      <w:spacing w:line="181" w:lineRule="exact"/>
      <w:jc w:val="center"/>
    </w:pPr>
    <w:rPr>
      <w:sz w:val="24"/>
      <w:szCs w:val="24"/>
      <w:lang w:val="en-US" w:eastAsia="en-US"/>
    </w:rPr>
  </w:style>
  <w:style w:type="paragraph" w:customStyle="1" w:styleId="13">
    <w:name w:val="1"/>
    <w:basedOn w:val="a1"/>
    <w:rsid w:val="00EF7146"/>
    <w:pPr>
      <w:spacing w:before="100" w:beforeAutospacing="1" w:after="100" w:afterAutospacing="1"/>
    </w:pPr>
    <w:rPr>
      <w:sz w:val="24"/>
      <w:szCs w:val="24"/>
      <w:lang w:val="en-US" w:eastAsia="en-US"/>
    </w:rPr>
  </w:style>
  <w:style w:type="character" w:customStyle="1" w:styleId="FontStyle20">
    <w:name w:val="Font Style20"/>
    <w:uiPriority w:val="99"/>
    <w:rsid w:val="00DC4E45"/>
    <w:rPr>
      <w:rFonts w:ascii="Times New Roman" w:hAnsi="Times New Roman" w:cs="Times New Roman"/>
      <w:b/>
      <w:bCs/>
      <w:i/>
      <w:iCs/>
      <w:sz w:val="16"/>
      <w:szCs w:val="16"/>
    </w:rPr>
  </w:style>
  <w:style w:type="character" w:customStyle="1" w:styleId="FontStyle15">
    <w:name w:val="Font Style15"/>
    <w:rsid w:val="00421ABA"/>
    <w:rPr>
      <w:rFonts w:ascii="Times New Roman" w:hAnsi="Times New Roman" w:cs="Times New Roman"/>
      <w:b/>
      <w:bCs/>
      <w:sz w:val="16"/>
      <w:szCs w:val="16"/>
    </w:rPr>
  </w:style>
  <w:style w:type="paragraph" w:customStyle="1" w:styleId="Style3">
    <w:name w:val="Style3"/>
    <w:basedOn w:val="a1"/>
    <w:rsid w:val="00421ABA"/>
    <w:pPr>
      <w:widowControl w:val="0"/>
      <w:autoSpaceDE w:val="0"/>
      <w:autoSpaceDN w:val="0"/>
      <w:adjustRightInd w:val="0"/>
      <w:spacing w:line="216" w:lineRule="exact"/>
      <w:jc w:val="center"/>
    </w:pPr>
    <w:rPr>
      <w:sz w:val="24"/>
      <w:szCs w:val="24"/>
      <w:lang w:val="en-US" w:eastAsia="en-US"/>
    </w:rPr>
  </w:style>
  <w:style w:type="character" w:customStyle="1" w:styleId="FontStyle21">
    <w:name w:val="Font Style21"/>
    <w:rsid w:val="00421ABA"/>
    <w:rPr>
      <w:rFonts w:ascii="Times New Roman" w:hAnsi="Times New Roman" w:cs="Times New Roman"/>
      <w:sz w:val="16"/>
      <w:szCs w:val="16"/>
    </w:rPr>
  </w:style>
  <w:style w:type="character" w:customStyle="1" w:styleId="FontStyle16">
    <w:name w:val="Font Style16"/>
    <w:rsid w:val="00421ABA"/>
    <w:rPr>
      <w:rFonts w:ascii="Times New Roman" w:hAnsi="Times New Roman" w:cs="Times New Roman"/>
      <w:b/>
      <w:bCs/>
      <w:sz w:val="14"/>
      <w:szCs w:val="14"/>
    </w:rPr>
  </w:style>
  <w:style w:type="character" w:customStyle="1" w:styleId="FontStyle17">
    <w:name w:val="Font Style17"/>
    <w:rsid w:val="00421ABA"/>
    <w:rPr>
      <w:rFonts w:ascii="Times New Roman" w:hAnsi="Times New Roman" w:cs="Times New Roman"/>
      <w:b/>
      <w:bCs/>
      <w:smallCaps/>
      <w:spacing w:val="20"/>
      <w:sz w:val="10"/>
      <w:szCs w:val="10"/>
    </w:rPr>
  </w:style>
  <w:style w:type="character" w:customStyle="1" w:styleId="FontStyle18">
    <w:name w:val="Font Style18"/>
    <w:uiPriority w:val="99"/>
    <w:rsid w:val="00421ABA"/>
    <w:rPr>
      <w:rFonts w:ascii="Times New Roman" w:hAnsi="Times New Roman" w:cs="Times New Roman"/>
      <w:b/>
      <w:bCs/>
      <w:sz w:val="14"/>
      <w:szCs w:val="14"/>
    </w:rPr>
  </w:style>
  <w:style w:type="paragraph" w:customStyle="1" w:styleId="Style5">
    <w:name w:val="Style5"/>
    <w:basedOn w:val="a1"/>
    <w:rsid w:val="00421ABA"/>
    <w:pPr>
      <w:widowControl w:val="0"/>
      <w:autoSpaceDE w:val="0"/>
      <w:autoSpaceDN w:val="0"/>
      <w:adjustRightInd w:val="0"/>
      <w:spacing w:line="181" w:lineRule="exact"/>
      <w:jc w:val="both"/>
    </w:pPr>
    <w:rPr>
      <w:sz w:val="24"/>
      <w:szCs w:val="24"/>
      <w:lang w:val="en-US" w:eastAsia="en-US"/>
    </w:rPr>
  </w:style>
  <w:style w:type="character" w:customStyle="1" w:styleId="FontStyle19">
    <w:name w:val="Font Style19"/>
    <w:rsid w:val="00421ABA"/>
    <w:rPr>
      <w:rFonts w:ascii="Times New Roman" w:hAnsi="Times New Roman" w:cs="Times New Roman"/>
      <w:b/>
      <w:bCs/>
      <w:i/>
      <w:iCs/>
      <w:sz w:val="14"/>
      <w:szCs w:val="14"/>
    </w:rPr>
  </w:style>
  <w:style w:type="paragraph" w:customStyle="1" w:styleId="Style11">
    <w:name w:val="Style11"/>
    <w:basedOn w:val="a1"/>
    <w:rsid w:val="00421ABA"/>
    <w:pPr>
      <w:widowControl w:val="0"/>
      <w:autoSpaceDE w:val="0"/>
      <w:autoSpaceDN w:val="0"/>
      <w:adjustRightInd w:val="0"/>
      <w:spacing w:line="199" w:lineRule="exact"/>
      <w:ind w:hanging="298"/>
      <w:jc w:val="both"/>
    </w:pPr>
    <w:rPr>
      <w:sz w:val="24"/>
      <w:szCs w:val="24"/>
      <w:lang w:val="en-US" w:eastAsia="en-US"/>
    </w:rPr>
  </w:style>
  <w:style w:type="paragraph" w:customStyle="1" w:styleId="14">
    <w:name w:val="Обычный1"/>
    <w:rsid w:val="00F54D10"/>
    <w:pPr>
      <w:widowControl w:val="0"/>
      <w:spacing w:before="200" w:line="278" w:lineRule="auto"/>
    </w:pPr>
    <w:rPr>
      <w:lang w:val="uk-UA" w:eastAsia="ru-RU"/>
    </w:rPr>
  </w:style>
  <w:style w:type="paragraph" w:customStyle="1" w:styleId="aff7">
    <w:name w:val="Знак"/>
    <w:basedOn w:val="a1"/>
    <w:rsid w:val="008832B9"/>
    <w:rPr>
      <w:rFonts w:ascii="Verdana" w:hAnsi="Verdana" w:cs="Verdana"/>
      <w:lang w:val="en-US" w:eastAsia="en-US"/>
    </w:rPr>
  </w:style>
  <w:style w:type="paragraph" w:customStyle="1" w:styleId="15">
    <w:name w:val="Знак Знак Знак Знак Знак Знак1"/>
    <w:basedOn w:val="a1"/>
    <w:rsid w:val="005B3728"/>
    <w:rPr>
      <w:rFonts w:ascii="Verdana" w:hAnsi="Verdana" w:cs="Verdana"/>
      <w:lang w:val="en-US" w:eastAsia="en-US"/>
    </w:rPr>
  </w:style>
  <w:style w:type="character" w:customStyle="1" w:styleId="af5">
    <w:name w:val="Абзац списку Знак"/>
    <w:aliases w:val="Bullets Знак,Заголовок 1.1 Знак,En tête 1 Знак,Γράφημα Знак,Citation List Знак,본문(내용) Знак,List Paragraph (numbered (a)) Знак,igunore Знак,Heading Bullet Знак,text bullet Знак,List Numbers Знак,Elenco Normale Знак,En tete 1 Знак"/>
    <w:link w:val="af4"/>
    <w:uiPriority w:val="34"/>
    <w:rsid w:val="00EF4641"/>
    <w:rPr>
      <w:rFonts w:ascii="Calibri" w:eastAsia="Calibri" w:hAnsi="Calibri"/>
      <w:sz w:val="22"/>
      <w:szCs w:val="22"/>
      <w:lang w:val="ru-RU" w:eastAsia="en-US"/>
    </w:rPr>
  </w:style>
  <w:style w:type="character" w:styleId="aff8">
    <w:name w:val="Hyperlink"/>
    <w:uiPriority w:val="99"/>
    <w:unhideWhenUsed/>
    <w:rsid w:val="00EF4641"/>
    <w:rPr>
      <w:color w:val="0000FF"/>
      <w:u w:val="single"/>
    </w:rPr>
  </w:style>
  <w:style w:type="paragraph" w:customStyle="1" w:styleId="35">
    <w:name w:val="заголовок 3"/>
    <w:basedOn w:val="a1"/>
    <w:next w:val="a1"/>
    <w:rsid w:val="00EA0114"/>
    <w:pPr>
      <w:keepNext/>
      <w:autoSpaceDE w:val="0"/>
      <w:autoSpaceDN w:val="0"/>
      <w:ind w:firstLine="851"/>
      <w:jc w:val="both"/>
    </w:pPr>
    <w:rPr>
      <w:b/>
      <w:bCs/>
      <w:sz w:val="28"/>
      <w:szCs w:val="28"/>
      <w:lang w:val="uk-UA"/>
    </w:rPr>
  </w:style>
  <w:style w:type="paragraph" w:styleId="28">
    <w:name w:val="toc 2"/>
    <w:basedOn w:val="a1"/>
    <w:next w:val="a1"/>
    <w:autoRedefine/>
    <w:uiPriority w:val="39"/>
    <w:qFormat/>
    <w:rsid w:val="008B385B"/>
    <w:pPr>
      <w:tabs>
        <w:tab w:val="left" w:pos="1418"/>
        <w:tab w:val="right" w:leader="dot" w:pos="9629"/>
      </w:tabs>
      <w:autoSpaceDE w:val="0"/>
      <w:autoSpaceDN w:val="0"/>
      <w:spacing w:before="120" w:after="120"/>
      <w:ind w:left="851" w:right="851"/>
    </w:pPr>
    <w:rPr>
      <w:b/>
      <w:bCs/>
      <w:smallCaps/>
      <w:noProof/>
      <w:spacing w:val="-10"/>
      <w:sz w:val="24"/>
      <w:lang w:val="uk-UA"/>
    </w:rPr>
  </w:style>
  <w:style w:type="character" w:customStyle="1" w:styleId="20">
    <w:name w:val="Заголовок 2 Знак"/>
    <w:link w:val="2"/>
    <w:rsid w:val="008B385B"/>
    <w:rPr>
      <w:rFonts w:ascii="Cambria" w:eastAsia="Times New Roman" w:hAnsi="Cambria" w:cs="Times New Roman"/>
      <w:b/>
      <w:bCs/>
      <w:i/>
      <w:iCs/>
      <w:sz w:val="28"/>
      <w:szCs w:val="28"/>
      <w:lang w:val="ru-RU" w:eastAsia="ru-RU"/>
    </w:rPr>
  </w:style>
  <w:style w:type="character" w:customStyle="1" w:styleId="30">
    <w:name w:val="Заголовок 3 Знак"/>
    <w:link w:val="3"/>
    <w:rsid w:val="008B385B"/>
    <w:rPr>
      <w:rFonts w:ascii="Arial" w:hAnsi="Arial" w:cs="Arial"/>
      <w:b/>
      <w:bCs/>
      <w:sz w:val="28"/>
      <w:szCs w:val="28"/>
      <w:lang w:eastAsia="ru-RU"/>
    </w:rPr>
  </w:style>
  <w:style w:type="character" w:customStyle="1" w:styleId="40">
    <w:name w:val="Заголовок 4 Знак"/>
    <w:link w:val="4"/>
    <w:rsid w:val="008B385B"/>
    <w:rPr>
      <w:sz w:val="28"/>
      <w:szCs w:val="28"/>
      <w:lang w:eastAsia="ru-RU"/>
    </w:rPr>
  </w:style>
  <w:style w:type="character" w:customStyle="1" w:styleId="50">
    <w:name w:val="Заголовок 5 Знак"/>
    <w:link w:val="5"/>
    <w:rsid w:val="008B385B"/>
    <w:rPr>
      <w:sz w:val="28"/>
      <w:szCs w:val="28"/>
      <w:lang w:eastAsia="ru-RU"/>
    </w:rPr>
  </w:style>
  <w:style w:type="character" w:customStyle="1" w:styleId="60">
    <w:name w:val="Заголовок 6 Знак"/>
    <w:link w:val="6"/>
    <w:rsid w:val="008B385B"/>
    <w:rPr>
      <w:b/>
      <w:bCs/>
      <w:sz w:val="28"/>
      <w:szCs w:val="28"/>
      <w:lang w:eastAsia="ru-RU"/>
    </w:rPr>
  </w:style>
  <w:style w:type="character" w:customStyle="1" w:styleId="80">
    <w:name w:val="Заголовок 8 Знак"/>
    <w:link w:val="8"/>
    <w:rsid w:val="008B385B"/>
    <w:rPr>
      <w:sz w:val="28"/>
      <w:szCs w:val="28"/>
      <w:lang w:eastAsia="ru-RU"/>
    </w:rPr>
  </w:style>
  <w:style w:type="character" w:customStyle="1" w:styleId="90">
    <w:name w:val="Заголовок 9 Знак"/>
    <w:link w:val="9"/>
    <w:rsid w:val="008B385B"/>
    <w:rPr>
      <w:sz w:val="28"/>
      <w:szCs w:val="28"/>
      <w:lang w:eastAsia="ru-RU"/>
    </w:rPr>
  </w:style>
  <w:style w:type="paragraph" w:customStyle="1" w:styleId="16">
    <w:name w:val="заголовок 1"/>
    <w:basedOn w:val="a1"/>
    <w:next w:val="a1"/>
    <w:rsid w:val="008B385B"/>
    <w:pPr>
      <w:keepNext/>
      <w:autoSpaceDE w:val="0"/>
      <w:autoSpaceDN w:val="0"/>
      <w:ind w:firstLine="5670"/>
      <w:jc w:val="both"/>
    </w:pPr>
    <w:rPr>
      <w:sz w:val="28"/>
      <w:szCs w:val="28"/>
      <w:lang w:val="uk-UA"/>
    </w:rPr>
  </w:style>
  <w:style w:type="paragraph" w:customStyle="1" w:styleId="29">
    <w:name w:val="заголовок 2"/>
    <w:basedOn w:val="a1"/>
    <w:next w:val="a1"/>
    <w:rsid w:val="008B385B"/>
    <w:pPr>
      <w:keepNext/>
      <w:autoSpaceDE w:val="0"/>
      <w:autoSpaceDN w:val="0"/>
      <w:ind w:left="720"/>
      <w:jc w:val="both"/>
    </w:pPr>
    <w:rPr>
      <w:sz w:val="28"/>
      <w:szCs w:val="28"/>
      <w:lang w:val="uk-UA"/>
    </w:rPr>
  </w:style>
  <w:style w:type="paragraph" w:customStyle="1" w:styleId="41">
    <w:name w:val="заголовок 4"/>
    <w:basedOn w:val="a1"/>
    <w:next w:val="a1"/>
    <w:rsid w:val="008B385B"/>
    <w:pPr>
      <w:keepNext/>
      <w:autoSpaceDE w:val="0"/>
      <w:autoSpaceDN w:val="0"/>
      <w:jc w:val="both"/>
    </w:pPr>
    <w:rPr>
      <w:sz w:val="28"/>
      <w:szCs w:val="28"/>
      <w:u w:val="single"/>
      <w:lang w:val="uk-UA"/>
    </w:rPr>
  </w:style>
  <w:style w:type="paragraph" w:customStyle="1" w:styleId="51">
    <w:name w:val="заголовок 5"/>
    <w:basedOn w:val="a1"/>
    <w:next w:val="a1"/>
    <w:rsid w:val="008B385B"/>
    <w:pPr>
      <w:keepNext/>
      <w:autoSpaceDE w:val="0"/>
      <w:autoSpaceDN w:val="0"/>
      <w:ind w:firstLine="851"/>
      <w:jc w:val="center"/>
    </w:pPr>
    <w:rPr>
      <w:sz w:val="28"/>
      <w:szCs w:val="28"/>
      <w:lang w:val="uk-UA"/>
    </w:rPr>
  </w:style>
  <w:style w:type="paragraph" w:customStyle="1" w:styleId="61">
    <w:name w:val="заголовок 6"/>
    <w:basedOn w:val="a1"/>
    <w:next w:val="a1"/>
    <w:rsid w:val="008B385B"/>
    <w:pPr>
      <w:keepNext/>
      <w:autoSpaceDE w:val="0"/>
      <w:autoSpaceDN w:val="0"/>
      <w:ind w:left="720" w:firstLine="851"/>
      <w:jc w:val="both"/>
    </w:pPr>
    <w:rPr>
      <w:b/>
      <w:bCs/>
      <w:sz w:val="28"/>
      <w:szCs w:val="28"/>
      <w:lang w:val="uk-UA"/>
    </w:rPr>
  </w:style>
  <w:style w:type="paragraph" w:customStyle="1" w:styleId="71">
    <w:name w:val="заголовок 7"/>
    <w:basedOn w:val="a1"/>
    <w:next w:val="a1"/>
    <w:rsid w:val="008B385B"/>
    <w:pPr>
      <w:keepNext/>
      <w:autoSpaceDE w:val="0"/>
      <w:autoSpaceDN w:val="0"/>
      <w:spacing w:before="360"/>
      <w:jc w:val="center"/>
    </w:pPr>
    <w:rPr>
      <w:b/>
      <w:bCs/>
      <w:sz w:val="28"/>
      <w:szCs w:val="28"/>
      <w:lang w:val="uk-UA"/>
    </w:rPr>
  </w:style>
  <w:style w:type="paragraph" w:customStyle="1" w:styleId="81">
    <w:name w:val="заголовок 8"/>
    <w:basedOn w:val="a1"/>
    <w:next w:val="a1"/>
    <w:rsid w:val="008B385B"/>
    <w:pPr>
      <w:keepNext/>
      <w:autoSpaceDE w:val="0"/>
      <w:autoSpaceDN w:val="0"/>
      <w:jc w:val="right"/>
    </w:pPr>
    <w:rPr>
      <w:sz w:val="28"/>
      <w:szCs w:val="28"/>
      <w:lang w:val="uk-UA"/>
    </w:rPr>
  </w:style>
  <w:style w:type="paragraph" w:customStyle="1" w:styleId="91">
    <w:name w:val="заголовок 9"/>
    <w:basedOn w:val="a1"/>
    <w:next w:val="a1"/>
    <w:rsid w:val="008B385B"/>
    <w:pPr>
      <w:keepNext/>
      <w:autoSpaceDE w:val="0"/>
      <w:autoSpaceDN w:val="0"/>
      <w:spacing w:before="120"/>
      <w:jc w:val="center"/>
    </w:pPr>
    <w:rPr>
      <w:sz w:val="28"/>
      <w:szCs w:val="28"/>
      <w:lang w:val="uk-UA"/>
    </w:rPr>
  </w:style>
  <w:style w:type="character" w:customStyle="1" w:styleId="aff9">
    <w:name w:val="Основной шрифт"/>
    <w:rsid w:val="008B385B"/>
  </w:style>
  <w:style w:type="character" w:customStyle="1" w:styleId="affa">
    <w:name w:val="номер страницы"/>
    <w:rsid w:val="008B385B"/>
  </w:style>
  <w:style w:type="paragraph" w:customStyle="1" w:styleId="17">
    <w:name w:val="оглавление 1"/>
    <w:basedOn w:val="a1"/>
    <w:next w:val="a1"/>
    <w:autoRedefine/>
    <w:rsid w:val="008B385B"/>
    <w:pPr>
      <w:autoSpaceDE w:val="0"/>
      <w:autoSpaceDN w:val="0"/>
      <w:spacing w:before="120" w:after="120"/>
    </w:pPr>
    <w:rPr>
      <w:b/>
      <w:bCs/>
      <w:caps/>
    </w:rPr>
  </w:style>
  <w:style w:type="paragraph" w:customStyle="1" w:styleId="2a">
    <w:name w:val="оглавление 2"/>
    <w:basedOn w:val="a1"/>
    <w:next w:val="a1"/>
    <w:autoRedefine/>
    <w:rsid w:val="008B385B"/>
    <w:pPr>
      <w:tabs>
        <w:tab w:val="right" w:leader="dot" w:pos="9247"/>
      </w:tabs>
      <w:autoSpaceDE w:val="0"/>
      <w:autoSpaceDN w:val="0"/>
    </w:pPr>
    <w:rPr>
      <w:smallCaps/>
      <w:noProof/>
      <w:sz w:val="28"/>
      <w:szCs w:val="28"/>
    </w:rPr>
  </w:style>
  <w:style w:type="paragraph" w:customStyle="1" w:styleId="36">
    <w:name w:val="оглавление 3"/>
    <w:basedOn w:val="a1"/>
    <w:next w:val="a1"/>
    <w:autoRedefine/>
    <w:rsid w:val="008B385B"/>
    <w:pPr>
      <w:autoSpaceDE w:val="0"/>
      <w:autoSpaceDN w:val="0"/>
      <w:ind w:left="400"/>
    </w:pPr>
    <w:rPr>
      <w:i/>
      <w:iCs/>
    </w:rPr>
  </w:style>
  <w:style w:type="paragraph" w:customStyle="1" w:styleId="42">
    <w:name w:val="оглавление 4"/>
    <w:basedOn w:val="a1"/>
    <w:next w:val="a1"/>
    <w:autoRedefine/>
    <w:rsid w:val="008B385B"/>
    <w:pPr>
      <w:autoSpaceDE w:val="0"/>
      <w:autoSpaceDN w:val="0"/>
      <w:ind w:left="600"/>
    </w:pPr>
    <w:rPr>
      <w:sz w:val="18"/>
      <w:szCs w:val="18"/>
    </w:rPr>
  </w:style>
  <w:style w:type="paragraph" w:customStyle="1" w:styleId="52">
    <w:name w:val="оглавление 5"/>
    <w:basedOn w:val="a1"/>
    <w:next w:val="a1"/>
    <w:autoRedefine/>
    <w:rsid w:val="008B385B"/>
    <w:pPr>
      <w:autoSpaceDE w:val="0"/>
      <w:autoSpaceDN w:val="0"/>
      <w:ind w:left="800"/>
    </w:pPr>
    <w:rPr>
      <w:sz w:val="18"/>
      <w:szCs w:val="18"/>
    </w:rPr>
  </w:style>
  <w:style w:type="paragraph" w:customStyle="1" w:styleId="62">
    <w:name w:val="оглавление 6"/>
    <w:basedOn w:val="a1"/>
    <w:next w:val="a1"/>
    <w:autoRedefine/>
    <w:rsid w:val="008B385B"/>
    <w:pPr>
      <w:autoSpaceDE w:val="0"/>
      <w:autoSpaceDN w:val="0"/>
      <w:ind w:left="1000"/>
    </w:pPr>
    <w:rPr>
      <w:sz w:val="18"/>
      <w:szCs w:val="18"/>
    </w:rPr>
  </w:style>
  <w:style w:type="paragraph" w:customStyle="1" w:styleId="72">
    <w:name w:val="оглавление 7"/>
    <w:basedOn w:val="a1"/>
    <w:next w:val="a1"/>
    <w:autoRedefine/>
    <w:rsid w:val="008B385B"/>
    <w:pPr>
      <w:autoSpaceDE w:val="0"/>
      <w:autoSpaceDN w:val="0"/>
      <w:ind w:left="1200"/>
    </w:pPr>
    <w:rPr>
      <w:sz w:val="18"/>
      <w:szCs w:val="18"/>
    </w:rPr>
  </w:style>
  <w:style w:type="paragraph" w:customStyle="1" w:styleId="82">
    <w:name w:val="оглавление 8"/>
    <w:basedOn w:val="a1"/>
    <w:next w:val="a1"/>
    <w:autoRedefine/>
    <w:rsid w:val="008B385B"/>
    <w:pPr>
      <w:autoSpaceDE w:val="0"/>
      <w:autoSpaceDN w:val="0"/>
      <w:ind w:left="1400"/>
    </w:pPr>
    <w:rPr>
      <w:sz w:val="18"/>
      <w:szCs w:val="18"/>
    </w:rPr>
  </w:style>
  <w:style w:type="paragraph" w:customStyle="1" w:styleId="92">
    <w:name w:val="оглавление 9"/>
    <w:basedOn w:val="a1"/>
    <w:next w:val="a1"/>
    <w:autoRedefine/>
    <w:rsid w:val="008B385B"/>
    <w:pPr>
      <w:autoSpaceDE w:val="0"/>
      <w:autoSpaceDN w:val="0"/>
      <w:ind w:left="1600"/>
    </w:pPr>
    <w:rPr>
      <w:sz w:val="18"/>
      <w:szCs w:val="18"/>
    </w:rPr>
  </w:style>
  <w:style w:type="paragraph" w:styleId="18">
    <w:name w:val="toc 1"/>
    <w:basedOn w:val="a1"/>
    <w:next w:val="a1"/>
    <w:autoRedefine/>
    <w:uiPriority w:val="39"/>
    <w:qFormat/>
    <w:rsid w:val="00796327"/>
    <w:pPr>
      <w:tabs>
        <w:tab w:val="right" w:leader="dot" w:pos="9060"/>
      </w:tabs>
      <w:autoSpaceDE w:val="0"/>
      <w:autoSpaceDN w:val="0"/>
      <w:spacing w:before="120" w:after="120"/>
      <w:ind w:left="851"/>
      <w:jc w:val="both"/>
    </w:pPr>
    <w:rPr>
      <w:b/>
      <w:bCs/>
      <w:caps/>
      <w:noProof/>
      <w:sz w:val="24"/>
      <w:lang w:val="en-US"/>
    </w:rPr>
  </w:style>
  <w:style w:type="paragraph" w:styleId="37">
    <w:name w:val="toc 3"/>
    <w:basedOn w:val="a1"/>
    <w:next w:val="a1"/>
    <w:autoRedefine/>
    <w:uiPriority w:val="39"/>
    <w:qFormat/>
    <w:rsid w:val="008B385B"/>
    <w:pPr>
      <w:autoSpaceDE w:val="0"/>
      <w:autoSpaceDN w:val="0"/>
      <w:ind w:left="400"/>
    </w:pPr>
    <w:rPr>
      <w:i/>
      <w:iCs/>
      <w:lang w:val="uk-UA"/>
    </w:rPr>
  </w:style>
  <w:style w:type="paragraph" w:styleId="43">
    <w:name w:val="toc 4"/>
    <w:basedOn w:val="a1"/>
    <w:next w:val="a1"/>
    <w:autoRedefine/>
    <w:uiPriority w:val="39"/>
    <w:rsid w:val="008B385B"/>
    <w:pPr>
      <w:autoSpaceDE w:val="0"/>
      <w:autoSpaceDN w:val="0"/>
      <w:ind w:left="600"/>
    </w:pPr>
    <w:rPr>
      <w:sz w:val="18"/>
      <w:szCs w:val="18"/>
      <w:lang w:val="uk-UA"/>
    </w:rPr>
  </w:style>
  <w:style w:type="paragraph" w:styleId="53">
    <w:name w:val="toc 5"/>
    <w:basedOn w:val="a1"/>
    <w:next w:val="a1"/>
    <w:autoRedefine/>
    <w:uiPriority w:val="39"/>
    <w:rsid w:val="008B385B"/>
    <w:pPr>
      <w:autoSpaceDE w:val="0"/>
      <w:autoSpaceDN w:val="0"/>
      <w:ind w:left="800"/>
    </w:pPr>
    <w:rPr>
      <w:sz w:val="18"/>
      <w:szCs w:val="18"/>
      <w:lang w:val="uk-UA"/>
    </w:rPr>
  </w:style>
  <w:style w:type="paragraph" w:styleId="63">
    <w:name w:val="toc 6"/>
    <w:basedOn w:val="a1"/>
    <w:next w:val="a1"/>
    <w:autoRedefine/>
    <w:uiPriority w:val="39"/>
    <w:rsid w:val="008B385B"/>
    <w:pPr>
      <w:autoSpaceDE w:val="0"/>
      <w:autoSpaceDN w:val="0"/>
      <w:ind w:left="1000"/>
    </w:pPr>
    <w:rPr>
      <w:sz w:val="18"/>
      <w:szCs w:val="18"/>
      <w:lang w:val="uk-UA"/>
    </w:rPr>
  </w:style>
  <w:style w:type="paragraph" w:styleId="73">
    <w:name w:val="toc 7"/>
    <w:basedOn w:val="a1"/>
    <w:next w:val="a1"/>
    <w:autoRedefine/>
    <w:uiPriority w:val="39"/>
    <w:rsid w:val="008B385B"/>
    <w:pPr>
      <w:autoSpaceDE w:val="0"/>
      <w:autoSpaceDN w:val="0"/>
      <w:ind w:left="1200"/>
    </w:pPr>
    <w:rPr>
      <w:sz w:val="18"/>
      <w:szCs w:val="18"/>
      <w:lang w:val="uk-UA"/>
    </w:rPr>
  </w:style>
  <w:style w:type="paragraph" w:styleId="83">
    <w:name w:val="toc 8"/>
    <w:basedOn w:val="a1"/>
    <w:next w:val="a1"/>
    <w:autoRedefine/>
    <w:uiPriority w:val="39"/>
    <w:rsid w:val="008B385B"/>
    <w:pPr>
      <w:autoSpaceDE w:val="0"/>
      <w:autoSpaceDN w:val="0"/>
      <w:ind w:left="1400"/>
    </w:pPr>
    <w:rPr>
      <w:sz w:val="18"/>
      <w:szCs w:val="18"/>
      <w:lang w:val="uk-UA"/>
    </w:rPr>
  </w:style>
  <w:style w:type="paragraph" w:styleId="93">
    <w:name w:val="toc 9"/>
    <w:basedOn w:val="a1"/>
    <w:next w:val="a1"/>
    <w:autoRedefine/>
    <w:uiPriority w:val="39"/>
    <w:rsid w:val="008B385B"/>
    <w:pPr>
      <w:autoSpaceDE w:val="0"/>
      <w:autoSpaceDN w:val="0"/>
      <w:ind w:left="1600"/>
    </w:pPr>
    <w:rPr>
      <w:sz w:val="18"/>
      <w:szCs w:val="18"/>
      <w:lang w:val="uk-UA"/>
    </w:rPr>
  </w:style>
  <w:style w:type="paragraph" w:customStyle="1" w:styleId="affb">
    <w:name w:val="Знак Знак Знак Знак Знак Знак Знак Знак Знак"/>
    <w:basedOn w:val="a1"/>
    <w:rsid w:val="008B385B"/>
    <w:rPr>
      <w:rFonts w:ascii="Verdana" w:hAnsi="Verdana" w:cs="Verdana"/>
      <w:lang w:val="en-US" w:eastAsia="en-US"/>
    </w:rPr>
  </w:style>
  <w:style w:type="paragraph" w:customStyle="1" w:styleId="CharChar">
    <w:name w:val="Char Знак Знак Char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CharChar1">
    <w:name w:val="Char Знак Знак Char Знак Знак Знак Знак Знак Знак Знак Знак Знак Знак Знак Знак Знак Знак Знак1"/>
    <w:basedOn w:val="a1"/>
    <w:rsid w:val="008B385B"/>
    <w:rPr>
      <w:rFonts w:ascii="Verdana" w:hAnsi="Verdana" w:cs="Verdana"/>
      <w:lang w:val="en-US" w:eastAsia="en-US"/>
    </w:rPr>
  </w:style>
  <w:style w:type="paragraph" w:customStyle="1" w:styleId="affc">
    <w:name w:val="Знак Знак Знак Знак"/>
    <w:basedOn w:val="a1"/>
    <w:rsid w:val="008B385B"/>
    <w:rPr>
      <w:rFonts w:ascii="Verdana" w:hAnsi="Verdana" w:cs="Verdana"/>
      <w:lang w:val="en-US" w:eastAsia="en-US"/>
    </w:rPr>
  </w:style>
  <w:style w:type="paragraph" w:customStyle="1" w:styleId="CharChar0">
    <w:name w:val="Char Знак Знак Char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19">
    <w:name w:val="Знак Знак Знак Знак Знак Знак1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affd">
    <w:name w:val="Знак Знак"/>
    <w:basedOn w:val="a1"/>
    <w:rsid w:val="008B385B"/>
    <w:rPr>
      <w:rFonts w:ascii="Verdana" w:hAnsi="Verdana" w:cs="Verdana"/>
      <w:lang w:val="en-US" w:eastAsia="en-US"/>
    </w:rPr>
  </w:style>
  <w:style w:type="paragraph" w:customStyle="1" w:styleId="CharChar2">
    <w:name w:val="Char Знак Знак Char Знак Знак Знак Знак Знак 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affe">
    <w:name w:val="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afff">
    <w:name w:val="Знак Знак Знак Знак Знак Знак"/>
    <w:basedOn w:val="a1"/>
    <w:rsid w:val="008B385B"/>
    <w:rPr>
      <w:rFonts w:ascii="Verdana" w:hAnsi="Verdana" w:cs="Verdana"/>
      <w:lang w:val="en-US" w:eastAsia="en-US"/>
    </w:rPr>
  </w:style>
  <w:style w:type="paragraph" w:customStyle="1" w:styleId="1a">
    <w:name w:val="Знак Знак Знак Знак Знак Знак Знак1"/>
    <w:basedOn w:val="a1"/>
    <w:rsid w:val="008B385B"/>
    <w:rPr>
      <w:rFonts w:ascii="Verdana" w:hAnsi="Verdana" w:cs="Verdana"/>
      <w:lang w:val="en-US" w:eastAsia="en-US"/>
    </w:rPr>
  </w:style>
  <w:style w:type="paragraph" w:customStyle="1" w:styleId="CharChar11">
    <w:name w:val="Char Знак Знак Char Знак Знак Знак Знак Знак Знак Знак Знак Знак Знак Знак Знак Знак Знак Знак1 Знак Знак Знак1 Знак"/>
    <w:basedOn w:val="a1"/>
    <w:rsid w:val="008B385B"/>
    <w:rPr>
      <w:rFonts w:ascii="Verdana" w:hAnsi="Verdana" w:cs="Verdana"/>
      <w:lang w:val="en-US" w:eastAsia="en-US"/>
    </w:rPr>
  </w:style>
  <w:style w:type="paragraph" w:customStyle="1" w:styleId="110">
    <w:name w:val="Знак Знак Знак Знак Знак Знак Знак1 Знак Знак1 Знак"/>
    <w:basedOn w:val="a1"/>
    <w:rsid w:val="008B385B"/>
    <w:rPr>
      <w:rFonts w:ascii="Verdana" w:hAnsi="Verdana" w:cs="Verdana"/>
      <w:lang w:val="en-US" w:eastAsia="en-US"/>
    </w:rPr>
  </w:style>
  <w:style w:type="paragraph" w:customStyle="1" w:styleId="111">
    <w:name w:val="Знак1 Знак Знак Знак Знак Знак1 Знак Знак Знак Знак Знак Знак Знак Знак Знак Знак"/>
    <w:basedOn w:val="a1"/>
    <w:rsid w:val="008B385B"/>
    <w:rPr>
      <w:rFonts w:ascii="Verdana" w:hAnsi="Verdana" w:cs="Verdana"/>
      <w:lang w:val="en-US" w:eastAsia="en-US"/>
    </w:rPr>
  </w:style>
  <w:style w:type="paragraph" w:customStyle="1" w:styleId="afff0">
    <w:name w:val="Знак Знак Знак Знак Знак Знак 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1b">
    <w:name w:val="Знак Знак Знак Знак Знак Знак Знак Знак Знак Знак Знак Знак1"/>
    <w:basedOn w:val="a1"/>
    <w:rsid w:val="008B385B"/>
    <w:rPr>
      <w:rFonts w:ascii="Verdana" w:hAnsi="Verdana" w:cs="Verdana"/>
      <w:lang w:val="en-US" w:eastAsia="en-US"/>
    </w:rPr>
  </w:style>
  <w:style w:type="paragraph" w:customStyle="1" w:styleId="2b">
    <w:name w:val="Знак Знак Знак Знак Знак Знак Знак Знак Знак Знак Знак Знак2"/>
    <w:basedOn w:val="a1"/>
    <w:rsid w:val="008B385B"/>
    <w:rPr>
      <w:rFonts w:ascii="Verdana" w:hAnsi="Verdana" w:cs="Verdana"/>
      <w:lang w:val="en-US" w:eastAsia="en-US"/>
    </w:rPr>
  </w:style>
  <w:style w:type="paragraph" w:customStyle="1" w:styleId="CharChar10">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1 Знак"/>
    <w:basedOn w:val="a1"/>
    <w:rsid w:val="008B385B"/>
    <w:rPr>
      <w:rFonts w:ascii="Verdana" w:hAnsi="Verdana" w:cs="Verdana"/>
      <w:lang w:val="en-US" w:eastAsia="en-US"/>
    </w:rPr>
  </w:style>
  <w:style w:type="paragraph" w:customStyle="1" w:styleId="afff1">
    <w:name w:val="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CharChar12">
    <w:name w:val="Char Знак Знак Char Знак Знак Знак Знак Знак Знак Знак Знак Знак Знак Знак Знак Знак Знак Знак1 Знак Знак Знак Знак Знак Знак Знак"/>
    <w:basedOn w:val="a1"/>
    <w:rsid w:val="008B385B"/>
    <w:rPr>
      <w:rFonts w:ascii="Verdana" w:hAnsi="Verdana" w:cs="Verdana"/>
      <w:lang w:val="en-US" w:eastAsia="en-US"/>
    </w:rPr>
  </w:style>
  <w:style w:type="paragraph" w:customStyle="1" w:styleId="CharChar3">
    <w:name w:val="Char Знак Знак Char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210">
    <w:name w:val="Основной текст с отступом 21"/>
    <w:basedOn w:val="a1"/>
    <w:rsid w:val="008B385B"/>
    <w:pPr>
      <w:ind w:firstLine="720"/>
      <w:jc w:val="center"/>
    </w:pPr>
    <w:rPr>
      <w:b/>
      <w:sz w:val="24"/>
    </w:rPr>
  </w:style>
  <w:style w:type="paragraph" w:customStyle="1" w:styleId="afff2">
    <w:name w:val="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38">
    <w:name w:val="Знак Знак Знак Знак Знак Знак Знак Знак Знак Знак Знак Знак Знак Знак Знак3"/>
    <w:basedOn w:val="a1"/>
    <w:rsid w:val="008B385B"/>
    <w:rPr>
      <w:rFonts w:ascii="Verdana" w:hAnsi="Verdana" w:cs="Verdana"/>
      <w:lang w:val="en-US" w:eastAsia="en-US"/>
    </w:rPr>
  </w:style>
  <w:style w:type="table" w:styleId="39">
    <w:name w:val="Light Shading Accent 3"/>
    <w:basedOn w:val="a4"/>
    <w:uiPriority w:val="60"/>
    <w:rsid w:val="008B385B"/>
    <w:rPr>
      <w:rFonts w:ascii="Calibri" w:eastAsia="Calibri" w:hAnsi="Calibri"/>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1c">
    <w:name w:val="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2c">
    <w:name w:val="Обычный2"/>
    <w:basedOn w:val="a1"/>
    <w:rsid w:val="008B385B"/>
    <w:pPr>
      <w:autoSpaceDE w:val="0"/>
      <w:autoSpaceDN w:val="0"/>
    </w:pPr>
    <w:rPr>
      <w:lang w:val="uk-UA"/>
    </w:rPr>
  </w:style>
  <w:style w:type="paragraph" w:styleId="afff3">
    <w:name w:val="TOC Heading"/>
    <w:basedOn w:val="1"/>
    <w:next w:val="a1"/>
    <w:uiPriority w:val="39"/>
    <w:qFormat/>
    <w:rsid w:val="008B385B"/>
    <w:pPr>
      <w:keepLines/>
      <w:spacing w:before="480" w:line="276" w:lineRule="auto"/>
      <w:ind w:firstLine="0"/>
      <w:jc w:val="left"/>
      <w:outlineLvl w:val="9"/>
    </w:pPr>
    <w:rPr>
      <w:rFonts w:ascii="Cambria" w:hAnsi="Cambria"/>
      <w:b/>
      <w:bCs/>
      <w:color w:val="365F91"/>
      <w:sz w:val="28"/>
      <w:szCs w:val="28"/>
    </w:rPr>
  </w:style>
  <w:style w:type="paragraph" w:customStyle="1" w:styleId="afff4">
    <w:name w:val="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CharChar13">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1d">
    <w:name w:val="Знак Знак Знак Знак Знак1 Знак Знак Знак Знак Знак Знак Знак"/>
    <w:basedOn w:val="a1"/>
    <w:rsid w:val="008B385B"/>
    <w:rPr>
      <w:rFonts w:ascii="Verdana" w:hAnsi="Verdana" w:cs="Verdana"/>
      <w:lang w:val="en-US" w:eastAsia="en-US"/>
    </w:rPr>
  </w:style>
  <w:style w:type="paragraph" w:customStyle="1" w:styleId="afff5">
    <w:name w:val="Обычный + По ширине"/>
    <w:basedOn w:val="a1"/>
    <w:rsid w:val="008B385B"/>
    <w:pPr>
      <w:jc w:val="both"/>
    </w:pPr>
    <w:rPr>
      <w:sz w:val="24"/>
      <w:szCs w:val="24"/>
      <w:lang w:val="uk-UA"/>
    </w:rPr>
  </w:style>
  <w:style w:type="paragraph" w:customStyle="1" w:styleId="1e">
    <w:name w:val="Знак Знак Знак Знак Знак Знак1 Знак 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character" w:styleId="afff6">
    <w:name w:val="FollowedHyperlink"/>
    <w:uiPriority w:val="99"/>
    <w:rsid w:val="008B385B"/>
    <w:rPr>
      <w:color w:val="800080"/>
      <w:u w:val="single"/>
    </w:rPr>
  </w:style>
  <w:style w:type="paragraph" w:customStyle="1" w:styleId="2d">
    <w:name w:val="Знак Знак Знак Знак Знак Знак Знак Знак Знак Знак Знак Знак Знак Знак Знак2"/>
    <w:basedOn w:val="a1"/>
    <w:rsid w:val="008B385B"/>
    <w:rPr>
      <w:rFonts w:ascii="Verdana" w:hAnsi="Verdana" w:cs="Verdana"/>
      <w:lang w:val="en-US" w:eastAsia="en-US"/>
    </w:rPr>
  </w:style>
  <w:style w:type="paragraph" w:customStyle="1" w:styleId="CharChar4">
    <w:name w:val="Char Знак Знак Char Знак Знак Знак Знак Знак Знак 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2e">
    <w:name w:val="Знак Знак Знак Знак Знак Знак Знак Знак Знак Знак Знак Знак Знак Знак Знак Знак Знак2"/>
    <w:basedOn w:val="a1"/>
    <w:rsid w:val="008B385B"/>
    <w:rPr>
      <w:rFonts w:ascii="Verdana" w:hAnsi="Verdana" w:cs="Verdana"/>
      <w:lang w:val="en-US" w:eastAsia="en-US"/>
    </w:rPr>
  </w:style>
  <w:style w:type="paragraph" w:customStyle="1" w:styleId="112">
    <w:name w:val="Знак1 Знак Знак Знак Знак Знак1 Знак Знак Знак Знак Знак Знак Знак Знак Знак Знак Знак Знак Знак"/>
    <w:basedOn w:val="a1"/>
    <w:rsid w:val="008B385B"/>
    <w:rPr>
      <w:rFonts w:ascii="Verdana" w:hAnsi="Verdana" w:cs="Verdana"/>
      <w:lang w:val="en-US" w:eastAsia="en-US"/>
    </w:rPr>
  </w:style>
  <w:style w:type="character" w:customStyle="1" w:styleId="BodyTextIndent2Char">
    <w:name w:val="Body Text Indent 2 Char"/>
    <w:locked/>
    <w:rsid w:val="008B385B"/>
    <w:rPr>
      <w:sz w:val="28"/>
    </w:rPr>
  </w:style>
  <w:style w:type="character" w:customStyle="1" w:styleId="3a">
    <w:name w:val="Знак Знак3"/>
    <w:rsid w:val="008B385B"/>
    <w:rPr>
      <w:lang w:eastAsia="ru-RU"/>
    </w:rPr>
  </w:style>
  <w:style w:type="paragraph" w:customStyle="1" w:styleId="CharChar5">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rsid w:val="008B385B"/>
    <w:rPr>
      <w:rFonts w:ascii="Verdana" w:hAnsi="Verdana" w:cs="Verdana"/>
      <w:lang w:val="en-US" w:eastAsia="en-US"/>
    </w:rPr>
  </w:style>
  <w:style w:type="paragraph" w:customStyle="1" w:styleId="2f">
    <w:name w:val="Знак Знак Знак Знак Знак Знак Знак Знак Знак2"/>
    <w:basedOn w:val="a1"/>
    <w:rsid w:val="008B385B"/>
    <w:rPr>
      <w:rFonts w:ascii="Verdana" w:hAnsi="Verdana" w:cs="Verdana"/>
      <w:lang w:val="en-US" w:eastAsia="en-US"/>
    </w:rPr>
  </w:style>
  <w:style w:type="paragraph" w:customStyle="1" w:styleId="3b">
    <w:name w:val="Обычный3"/>
    <w:rsid w:val="008B385B"/>
    <w:rPr>
      <w:lang w:val="ru-RU" w:eastAsia="ru-RU"/>
    </w:rPr>
  </w:style>
  <w:style w:type="paragraph" w:customStyle="1" w:styleId="113">
    <w:name w:val="Знак Знак Знак Знак Знак Знак1 Знак Знак Знак Знак Знак Знак Знак Знак Знак Знак Знак Знак Знак Знак Знак Знак Знак Знак Знак Знак1"/>
    <w:basedOn w:val="a1"/>
    <w:rsid w:val="008B385B"/>
    <w:rPr>
      <w:rFonts w:ascii="Verdana" w:hAnsi="Verdana" w:cs="Verdana"/>
      <w:lang w:val="en-US" w:eastAsia="en-US"/>
    </w:rPr>
  </w:style>
  <w:style w:type="paragraph" w:customStyle="1" w:styleId="1f">
    <w:name w:val="Знак Знак Знак Знак Знак Знак Знак Знак Знак Знак Знак Знак Знак Знак Знак1"/>
    <w:basedOn w:val="a1"/>
    <w:rsid w:val="008B385B"/>
    <w:rPr>
      <w:rFonts w:ascii="Verdana" w:hAnsi="Verdana" w:cs="Verdana"/>
      <w:lang w:val="en-US" w:eastAsia="en-US"/>
    </w:rPr>
  </w:style>
  <w:style w:type="paragraph" w:customStyle="1" w:styleId="1f0">
    <w:name w:val="Знак Знак Знак Знак Знак Знак Знак Знак Знак Знак Знак Знак Знак Знак Знак Знак Знак1"/>
    <w:basedOn w:val="a1"/>
    <w:rsid w:val="008B385B"/>
    <w:rPr>
      <w:rFonts w:ascii="Verdana" w:hAnsi="Verdana" w:cs="Verdana"/>
      <w:lang w:val="en-US" w:eastAsia="en-US"/>
    </w:rPr>
  </w:style>
  <w:style w:type="paragraph" w:customStyle="1" w:styleId="1110">
    <w:name w:val="Знак1 Знак Знак Знак Знак Знак1 Знак Знак Знак Знак Знак Знак Знак Знак Знак Знак Знак Знак Знак1"/>
    <w:basedOn w:val="a1"/>
    <w:rsid w:val="008B385B"/>
    <w:rPr>
      <w:rFonts w:ascii="Verdana" w:hAnsi="Verdana" w:cs="Verdana"/>
      <w:lang w:val="en-US" w:eastAsia="en-US"/>
    </w:rPr>
  </w:style>
  <w:style w:type="character" w:customStyle="1" w:styleId="310">
    <w:name w:val="Знак Знак31"/>
    <w:rsid w:val="008B385B"/>
    <w:rPr>
      <w:lang w:eastAsia="ru-RU"/>
    </w:rPr>
  </w:style>
  <w:style w:type="paragraph" w:customStyle="1" w:styleId="1f1">
    <w:name w:val="Знак Знак Знак Знак Знак Знак Знак Знак Знак1"/>
    <w:basedOn w:val="a1"/>
    <w:rsid w:val="008B385B"/>
    <w:rPr>
      <w:rFonts w:ascii="Verdana" w:hAnsi="Verdana" w:cs="Verdana"/>
      <w:lang w:val="en-US" w:eastAsia="en-US"/>
    </w:rPr>
  </w:style>
  <w:style w:type="paragraph" w:customStyle="1" w:styleId="afff7">
    <w:name w:val="Знак Знак Знак"/>
    <w:basedOn w:val="a1"/>
    <w:rsid w:val="008B385B"/>
    <w:rPr>
      <w:rFonts w:ascii="Verdana" w:hAnsi="Verdana" w:cs="Verdana"/>
      <w:lang w:val="en-US" w:eastAsia="en-US"/>
    </w:rPr>
  </w:style>
  <w:style w:type="paragraph" w:customStyle="1" w:styleId="1f2">
    <w:name w:val="Знак Знак Знак1 Знак Знак"/>
    <w:basedOn w:val="a1"/>
    <w:rsid w:val="008B385B"/>
    <w:rPr>
      <w:rFonts w:ascii="Verdana" w:hAnsi="Verdana" w:cs="Verdana"/>
      <w:lang w:val="en-US" w:eastAsia="en-US"/>
    </w:rPr>
  </w:style>
  <w:style w:type="paragraph" w:customStyle="1" w:styleId="HTMLPreformatted1">
    <w:name w:val="HTML Preformatted1"/>
    <w:basedOn w:val="a1"/>
    <w:rsid w:val="008B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color w:val="000000"/>
      <w:sz w:val="21"/>
      <w:szCs w:val="21"/>
      <w:lang w:val="uk-UA" w:eastAsia="uk-UA"/>
    </w:rPr>
  </w:style>
  <w:style w:type="paragraph" w:customStyle="1" w:styleId="BodyText31">
    <w:name w:val="Body Text 31"/>
    <w:basedOn w:val="a1"/>
    <w:rsid w:val="008B385B"/>
    <w:pPr>
      <w:jc w:val="both"/>
    </w:pPr>
    <w:rPr>
      <w:sz w:val="24"/>
      <w:lang w:val="uk-UA"/>
    </w:rPr>
  </w:style>
  <w:style w:type="paragraph" w:customStyle="1" w:styleId="afff8">
    <w:name w:val="Надпись"/>
    <w:basedOn w:val="a1"/>
    <w:rsid w:val="008B385B"/>
    <w:pPr>
      <w:spacing w:before="120" w:after="120"/>
      <w:jc w:val="both"/>
    </w:pPr>
    <w:rPr>
      <w:rFonts w:ascii="Arial Narrow" w:hAnsi="Arial Narrow"/>
      <w:sz w:val="24"/>
      <w:lang w:val="uk-UA"/>
    </w:rPr>
  </w:style>
  <w:style w:type="paragraph" w:customStyle="1" w:styleId="1f3">
    <w:name w:val="Знак Знак Знак Знак Знак Знак1 Знак"/>
    <w:basedOn w:val="a1"/>
    <w:rsid w:val="008B385B"/>
    <w:rPr>
      <w:rFonts w:ascii="Verdana" w:hAnsi="Verdana" w:cs="Verdana"/>
      <w:lang w:val="en-US" w:eastAsia="en-US"/>
    </w:rPr>
  </w:style>
  <w:style w:type="paragraph" w:customStyle="1" w:styleId="afff9">
    <w:name w:val="Знак Знак Знак"/>
    <w:basedOn w:val="a1"/>
    <w:rsid w:val="008B385B"/>
    <w:rPr>
      <w:rFonts w:ascii="Verdana" w:hAnsi="Verdana" w:cs="Verdana"/>
      <w:lang w:val="en-US" w:eastAsia="en-US"/>
    </w:rPr>
  </w:style>
  <w:style w:type="paragraph" w:customStyle="1" w:styleId="1f4">
    <w:name w:val="Знак Знак Знак1 Знак Знак"/>
    <w:basedOn w:val="a1"/>
    <w:rsid w:val="008B385B"/>
    <w:rPr>
      <w:rFonts w:ascii="Verdana" w:hAnsi="Verdana" w:cs="Verdana"/>
      <w:lang w:val="en-US" w:eastAsia="en-US"/>
    </w:rPr>
  </w:style>
  <w:style w:type="paragraph" w:customStyle="1" w:styleId="1f5">
    <w:name w:val="Знак Знак Знак Знак Знак Знак1 Знак"/>
    <w:basedOn w:val="a1"/>
    <w:rsid w:val="008B385B"/>
    <w:rPr>
      <w:rFonts w:ascii="Verdana" w:hAnsi="Verdana" w:cs="Verdana"/>
      <w:lang w:val="en-US" w:eastAsia="en-US"/>
    </w:rPr>
  </w:style>
  <w:style w:type="table" w:styleId="3c">
    <w:name w:val="Light List Accent 3"/>
    <w:basedOn w:val="a4"/>
    <w:uiPriority w:val="61"/>
    <w:rsid w:val="008B385B"/>
    <w:rPr>
      <w:rFonts w:ascii="Calibri" w:hAnsi="Calibri"/>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customStyle="1" w:styleId="1f6">
    <w:name w:val="Знак Знак Знак Знак Знак Знак Знак Знак Знак1 Знак Знак Знак Знак Знак Знак"/>
    <w:basedOn w:val="a1"/>
    <w:rsid w:val="006F7F97"/>
    <w:rPr>
      <w:rFonts w:ascii="Verdana" w:hAnsi="Verdana" w:cs="Verdana"/>
      <w:lang w:val="en-US" w:eastAsia="en-US"/>
    </w:rPr>
  </w:style>
  <w:style w:type="paragraph" w:customStyle="1" w:styleId="CharChar20">
    <w:name w:val="Char Знак Знак Char Знак Знак Знак Знак Знак Знак Знак Знак Знак Знак Знак Знак Знак Знак Знак Знак Знак Знак Знак Знак Знак2 Знак"/>
    <w:basedOn w:val="a1"/>
    <w:rsid w:val="006F7F97"/>
    <w:rPr>
      <w:rFonts w:ascii="Verdana" w:hAnsi="Verdana" w:cs="Verdana"/>
      <w:lang w:val="en-US" w:eastAsia="en-US"/>
    </w:rPr>
  </w:style>
  <w:style w:type="paragraph" w:styleId="a">
    <w:name w:val="List Bullet"/>
    <w:basedOn w:val="a1"/>
    <w:rsid w:val="006F7F97"/>
    <w:pPr>
      <w:numPr>
        <w:numId w:val="2"/>
      </w:numPr>
      <w:contextualSpacing/>
    </w:pPr>
  </w:style>
  <w:style w:type="paragraph" w:customStyle="1" w:styleId="1f7">
    <w:name w:val="Знак Знак Знак Знак Знак Знак Знак Знак Знак1 Знак Знак Знак Знак Знак Знак Знак Знак Знак Знак Знак Знак Знак"/>
    <w:basedOn w:val="a1"/>
    <w:rsid w:val="006F7F97"/>
    <w:rPr>
      <w:rFonts w:ascii="Verdana" w:hAnsi="Verdana" w:cs="Verdana"/>
      <w:lang w:val="en-US" w:eastAsia="en-US"/>
    </w:rPr>
  </w:style>
  <w:style w:type="paragraph" w:customStyle="1" w:styleId="afffa">
    <w:name w:val="Знак Знак Знак Знак"/>
    <w:basedOn w:val="a1"/>
    <w:rsid w:val="006F7F97"/>
    <w:rPr>
      <w:rFonts w:ascii="Verdana" w:hAnsi="Verdana" w:cs="Verdana"/>
      <w:lang w:val="en-US" w:eastAsia="en-US"/>
    </w:rPr>
  </w:style>
  <w:style w:type="paragraph" w:customStyle="1" w:styleId="1f8">
    <w:name w:val="Знак Знак Знак Знак Знак Знак Знак Знак Знак1 Знак Знак Знак Знак Знак Знак Знак Знак Знак Знак Знак"/>
    <w:basedOn w:val="a1"/>
    <w:rsid w:val="006F7F97"/>
    <w:rPr>
      <w:rFonts w:ascii="Verdana" w:hAnsi="Verdana" w:cs="Verdana"/>
      <w:lang w:val="en-US" w:eastAsia="en-US"/>
    </w:rPr>
  </w:style>
  <w:style w:type="paragraph" w:customStyle="1" w:styleId="afffb">
    <w:name w:val="Знак Знак Знак Знак Знак Знак Знак Знак Знак"/>
    <w:basedOn w:val="a1"/>
    <w:rsid w:val="006F7F97"/>
    <w:rPr>
      <w:rFonts w:ascii="Verdana" w:hAnsi="Verdana" w:cs="Verdana"/>
      <w:lang w:val="en-US" w:eastAsia="en-US"/>
    </w:rPr>
  </w:style>
  <w:style w:type="paragraph" w:customStyle="1" w:styleId="1f9">
    <w:name w:val="Знак Знак Знак Знак Знак Знак Знак Знак Знак1 Знак Знак Знак Знак Знак Знак Знак Знак Знак Знак Знак Знак Знак Знак Знак Знак"/>
    <w:basedOn w:val="a1"/>
    <w:rsid w:val="006F7F97"/>
    <w:rPr>
      <w:rFonts w:ascii="Verdana" w:hAnsi="Verdana" w:cs="Verdana"/>
      <w:lang w:val="en-US" w:eastAsia="en-US"/>
    </w:rPr>
  </w:style>
  <w:style w:type="paragraph" w:styleId="2f0">
    <w:name w:val="List 2"/>
    <w:basedOn w:val="a1"/>
    <w:rsid w:val="00796327"/>
    <w:pPr>
      <w:ind w:left="566" w:hanging="283"/>
    </w:pPr>
    <w:rPr>
      <w:rFonts w:ascii="Courier New" w:hAnsi="Courier New"/>
    </w:rPr>
  </w:style>
  <w:style w:type="paragraph" w:styleId="3d">
    <w:name w:val="List 3"/>
    <w:basedOn w:val="a1"/>
    <w:rsid w:val="002B67BA"/>
    <w:pPr>
      <w:ind w:left="849" w:hanging="283"/>
    </w:pPr>
    <w:rPr>
      <w:rFonts w:ascii="Courier New" w:hAnsi="Courier New"/>
    </w:rPr>
  </w:style>
  <w:style w:type="paragraph" w:styleId="3e">
    <w:name w:val="List Continue 3"/>
    <w:basedOn w:val="a1"/>
    <w:rsid w:val="002B67BA"/>
    <w:pPr>
      <w:spacing w:after="120"/>
      <w:ind w:left="849"/>
    </w:pPr>
    <w:rPr>
      <w:rFonts w:ascii="Courier New" w:hAnsi="Courier New"/>
    </w:rPr>
  </w:style>
  <w:style w:type="paragraph" w:styleId="afffc">
    <w:name w:val="caption"/>
    <w:basedOn w:val="a1"/>
    <w:next w:val="a1"/>
    <w:qFormat/>
    <w:rsid w:val="002B67BA"/>
    <w:pPr>
      <w:jc w:val="center"/>
    </w:pPr>
    <w:rPr>
      <w:i/>
      <w:sz w:val="28"/>
      <w:lang w:val="uk-UA"/>
    </w:rPr>
  </w:style>
  <w:style w:type="paragraph" w:customStyle="1" w:styleId="CharChar6">
    <w:name w:val="Char Знак Знак Char Знак Знак Знак Знак Знак Знак Знак Знак Знак Знак Знак Знак Знак Знак Знак Знак Знак"/>
    <w:basedOn w:val="a1"/>
    <w:rsid w:val="002B67BA"/>
    <w:rPr>
      <w:rFonts w:ascii="Verdana" w:hAnsi="Verdana" w:cs="Verdana"/>
      <w:lang w:val="en-US" w:eastAsia="en-US"/>
    </w:rPr>
  </w:style>
  <w:style w:type="paragraph" w:customStyle="1" w:styleId="xl43">
    <w:name w:val="xl43"/>
    <w:basedOn w:val="a1"/>
    <w:rsid w:val="002B67BA"/>
    <w:pPr>
      <w:spacing w:before="100" w:beforeAutospacing="1" w:after="100" w:afterAutospacing="1"/>
      <w:textAlignment w:val="center"/>
    </w:pPr>
    <w:rPr>
      <w:sz w:val="24"/>
      <w:szCs w:val="24"/>
    </w:rPr>
  </w:style>
  <w:style w:type="paragraph" w:customStyle="1" w:styleId="xl24">
    <w:name w:val="xl24"/>
    <w:basedOn w:val="a1"/>
    <w:rsid w:val="002B67BA"/>
    <w:pPr>
      <w:spacing w:before="100" w:beforeAutospacing="1" w:after="100" w:afterAutospacing="1"/>
    </w:pPr>
    <w:rPr>
      <w:rFonts w:ascii="Arial" w:hAnsi="Arial"/>
      <w:b/>
      <w:bCs/>
      <w:sz w:val="24"/>
      <w:szCs w:val="24"/>
    </w:rPr>
  </w:style>
  <w:style w:type="paragraph" w:customStyle="1" w:styleId="BodyText21">
    <w:name w:val="Body Text 21"/>
    <w:basedOn w:val="a1"/>
    <w:rsid w:val="002B67BA"/>
    <w:pPr>
      <w:autoSpaceDE w:val="0"/>
      <w:autoSpaceDN w:val="0"/>
      <w:jc w:val="both"/>
    </w:pPr>
    <w:rPr>
      <w:sz w:val="28"/>
      <w:szCs w:val="28"/>
      <w:lang w:val="uk-UA"/>
    </w:rPr>
  </w:style>
  <w:style w:type="paragraph" w:customStyle="1" w:styleId="44">
    <w:name w:val="Обычный4"/>
    <w:rsid w:val="002B67BA"/>
    <w:rPr>
      <w:lang w:val="ru-RU" w:eastAsia="ru-RU"/>
    </w:rPr>
  </w:style>
  <w:style w:type="paragraph" w:customStyle="1" w:styleId="txt">
    <w:name w:val="txt"/>
    <w:basedOn w:val="a1"/>
    <w:rsid w:val="002B67BA"/>
    <w:pPr>
      <w:spacing w:before="100" w:beforeAutospacing="1" w:after="100" w:afterAutospacing="1"/>
    </w:pPr>
    <w:rPr>
      <w:sz w:val="24"/>
      <w:szCs w:val="24"/>
      <w:lang w:val="uk-UA"/>
    </w:rPr>
  </w:style>
  <w:style w:type="character" w:styleId="afffd">
    <w:name w:val="endnote reference"/>
    <w:uiPriority w:val="99"/>
    <w:semiHidden/>
    <w:rsid w:val="002B67BA"/>
    <w:rPr>
      <w:vertAlign w:val="superscript"/>
    </w:rPr>
  </w:style>
  <w:style w:type="paragraph" w:customStyle="1" w:styleId="xl25">
    <w:name w:val="xl25"/>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6">
    <w:name w:val="xl26"/>
    <w:basedOn w:val="a1"/>
    <w:rsid w:val="002B67BA"/>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pPr>
    <w:rPr>
      <w:sz w:val="24"/>
      <w:szCs w:val="24"/>
    </w:rPr>
  </w:style>
  <w:style w:type="paragraph" w:customStyle="1" w:styleId="xl27">
    <w:name w:val="xl27"/>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8">
    <w:name w:val="xl28"/>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9">
    <w:name w:val="xl29"/>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S Sans Serif" w:hAnsi="MS Sans Serif"/>
      <w:b/>
      <w:bCs/>
      <w:sz w:val="24"/>
      <w:szCs w:val="24"/>
    </w:rPr>
  </w:style>
  <w:style w:type="paragraph" w:customStyle="1" w:styleId="xl30">
    <w:name w:val="xl30"/>
    <w:basedOn w:val="a1"/>
    <w:rsid w:val="002B67BA"/>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pPr>
    <w:rPr>
      <w:sz w:val="24"/>
      <w:szCs w:val="24"/>
    </w:rPr>
  </w:style>
  <w:style w:type="paragraph" w:customStyle="1" w:styleId="xl31">
    <w:name w:val="xl31"/>
    <w:basedOn w:val="a1"/>
    <w:rsid w:val="002B67BA"/>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pPr>
    <w:rPr>
      <w:rFonts w:ascii="MS Sans Serif" w:hAnsi="MS Sans Serif"/>
      <w:b/>
      <w:bCs/>
      <w:sz w:val="24"/>
      <w:szCs w:val="24"/>
    </w:rPr>
  </w:style>
  <w:style w:type="paragraph" w:customStyle="1" w:styleId="xl32">
    <w:name w:val="xl32"/>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S Sans Serif" w:hAnsi="MS Sans Serif"/>
      <w:sz w:val="24"/>
      <w:szCs w:val="24"/>
    </w:rPr>
  </w:style>
  <w:style w:type="paragraph" w:customStyle="1" w:styleId="xl33">
    <w:name w:val="xl33"/>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S Sans Serif" w:hAnsi="MS Sans Serif"/>
      <w:b/>
      <w:bCs/>
      <w:sz w:val="24"/>
      <w:szCs w:val="24"/>
    </w:rPr>
  </w:style>
  <w:style w:type="paragraph" w:customStyle="1" w:styleId="xl34">
    <w:name w:val="xl34"/>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5">
    <w:name w:val="xl35"/>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4"/>
      <w:szCs w:val="24"/>
    </w:rPr>
  </w:style>
  <w:style w:type="paragraph" w:customStyle="1" w:styleId="xl36">
    <w:name w:val="xl36"/>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MS Sans Serif" w:hAnsi="MS Sans Serif"/>
      <w:b/>
      <w:bCs/>
      <w:sz w:val="24"/>
      <w:szCs w:val="24"/>
    </w:rPr>
  </w:style>
  <w:style w:type="paragraph" w:customStyle="1" w:styleId="xl37">
    <w:name w:val="xl37"/>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S Sans Serif" w:hAnsi="MS Sans Serif"/>
      <w:b/>
      <w:bCs/>
      <w:sz w:val="24"/>
      <w:szCs w:val="24"/>
    </w:rPr>
  </w:style>
  <w:style w:type="paragraph" w:customStyle="1" w:styleId="xl38">
    <w:name w:val="xl38"/>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4"/>
      <w:szCs w:val="24"/>
    </w:rPr>
  </w:style>
  <w:style w:type="paragraph" w:customStyle="1" w:styleId="xl39">
    <w:name w:val="xl39"/>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S Sans Serif" w:hAnsi="MS Sans Serif"/>
      <w:b/>
      <w:bCs/>
      <w:sz w:val="24"/>
      <w:szCs w:val="24"/>
    </w:rPr>
  </w:style>
  <w:style w:type="paragraph" w:customStyle="1" w:styleId="xl40">
    <w:name w:val="xl40"/>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4"/>
      <w:szCs w:val="24"/>
    </w:rPr>
  </w:style>
  <w:style w:type="paragraph" w:customStyle="1" w:styleId="xl41">
    <w:name w:val="xl41"/>
    <w:basedOn w:val="a1"/>
    <w:rsid w:val="002B67BA"/>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right"/>
    </w:pPr>
    <w:rPr>
      <w:rFonts w:ascii="MS Sans Serif" w:hAnsi="MS Sans Serif"/>
      <w:b/>
      <w:bCs/>
      <w:sz w:val="24"/>
      <w:szCs w:val="24"/>
    </w:rPr>
  </w:style>
  <w:style w:type="paragraph" w:customStyle="1" w:styleId="xl42">
    <w:name w:val="xl42"/>
    <w:basedOn w:val="a1"/>
    <w:rsid w:val="002B67BA"/>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right"/>
    </w:pPr>
    <w:rPr>
      <w:sz w:val="24"/>
      <w:szCs w:val="24"/>
    </w:rPr>
  </w:style>
  <w:style w:type="paragraph" w:customStyle="1" w:styleId="xl44">
    <w:name w:val="xl44"/>
    <w:basedOn w:val="a1"/>
    <w:rsid w:val="002B67BA"/>
    <w:pPr>
      <w:pBdr>
        <w:top w:val="single" w:sz="4" w:space="0" w:color="000000"/>
        <w:bottom w:val="single" w:sz="4" w:space="0" w:color="000000"/>
        <w:right w:val="single" w:sz="4" w:space="0" w:color="000000"/>
      </w:pBdr>
      <w:spacing w:before="100" w:beforeAutospacing="1" w:after="100" w:afterAutospacing="1"/>
      <w:jc w:val="right"/>
      <w:textAlignment w:val="center"/>
    </w:pPr>
    <w:rPr>
      <w:rFonts w:ascii="MS Sans Serif" w:hAnsi="MS Sans Serif"/>
      <w:sz w:val="24"/>
      <w:szCs w:val="24"/>
    </w:rPr>
  </w:style>
  <w:style w:type="paragraph" w:customStyle="1" w:styleId="xl45">
    <w:name w:val="xl45"/>
    <w:basedOn w:val="a1"/>
    <w:rsid w:val="002B67BA"/>
    <w:pPr>
      <w:pBdr>
        <w:top w:val="single" w:sz="4" w:space="0" w:color="000000"/>
        <w:left w:val="single" w:sz="4" w:space="0" w:color="000000"/>
        <w:bottom w:val="single" w:sz="4" w:space="0" w:color="000000"/>
        <w:right w:val="single" w:sz="4" w:space="0" w:color="000000"/>
      </w:pBdr>
      <w:shd w:val="clear" w:color="auto" w:fill="E3E3E3"/>
      <w:spacing w:before="100" w:beforeAutospacing="1" w:after="100" w:afterAutospacing="1"/>
    </w:pPr>
    <w:rPr>
      <w:sz w:val="24"/>
      <w:szCs w:val="24"/>
    </w:rPr>
  </w:style>
  <w:style w:type="paragraph" w:customStyle="1" w:styleId="xl46">
    <w:name w:val="xl46"/>
    <w:basedOn w:val="a1"/>
    <w:rsid w:val="002B67BA"/>
    <w:pPr>
      <w:pBdr>
        <w:top w:val="single" w:sz="4" w:space="0" w:color="000000"/>
        <w:left w:val="single" w:sz="4" w:space="0" w:color="000000"/>
        <w:bottom w:val="single" w:sz="4" w:space="0" w:color="000000"/>
        <w:right w:val="single" w:sz="4" w:space="0" w:color="000000"/>
      </w:pBdr>
      <w:shd w:val="clear" w:color="000000" w:fill="E3E3E3"/>
      <w:spacing w:before="100" w:beforeAutospacing="1" w:after="100" w:afterAutospacing="1"/>
    </w:pPr>
    <w:rPr>
      <w:sz w:val="24"/>
      <w:szCs w:val="24"/>
    </w:rPr>
  </w:style>
  <w:style w:type="paragraph" w:customStyle="1" w:styleId="xl47">
    <w:name w:val="xl47"/>
    <w:basedOn w:val="a1"/>
    <w:rsid w:val="002B67BA"/>
    <w:pPr>
      <w:pBdr>
        <w:top w:val="single" w:sz="4" w:space="0" w:color="000000"/>
        <w:left w:val="single" w:sz="4" w:space="0" w:color="000000"/>
        <w:bottom w:val="single" w:sz="4" w:space="0" w:color="000000"/>
        <w:right w:val="single" w:sz="4" w:space="0" w:color="000000"/>
      </w:pBdr>
      <w:shd w:val="clear" w:color="000000" w:fill="E3E3E3"/>
      <w:spacing w:before="100" w:beforeAutospacing="1" w:after="100" w:afterAutospacing="1"/>
      <w:jc w:val="right"/>
    </w:pPr>
    <w:rPr>
      <w:sz w:val="24"/>
      <w:szCs w:val="24"/>
    </w:rPr>
  </w:style>
  <w:style w:type="paragraph" w:customStyle="1" w:styleId="xl48">
    <w:name w:val="xl48"/>
    <w:basedOn w:val="a1"/>
    <w:rsid w:val="002B67BA"/>
    <w:pPr>
      <w:pBdr>
        <w:top w:val="single" w:sz="4" w:space="0" w:color="000000"/>
        <w:left w:val="single" w:sz="4" w:space="0" w:color="000000"/>
        <w:bottom w:val="single" w:sz="4" w:space="0" w:color="000000"/>
        <w:right w:val="single" w:sz="4" w:space="0" w:color="000000"/>
      </w:pBdr>
      <w:shd w:val="clear" w:color="auto" w:fill="E3E3E3"/>
      <w:spacing w:before="100" w:beforeAutospacing="1" w:after="100" w:afterAutospacing="1"/>
    </w:pPr>
    <w:rPr>
      <w:rFonts w:ascii="MS Sans Serif" w:hAnsi="MS Sans Serif"/>
      <w:b/>
      <w:bCs/>
      <w:sz w:val="24"/>
      <w:szCs w:val="24"/>
    </w:rPr>
  </w:style>
  <w:style w:type="paragraph" w:customStyle="1" w:styleId="xl49">
    <w:name w:val="xl49"/>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MS Sans Serif" w:hAnsi="MS Sans Serif"/>
      <w:b/>
      <w:bCs/>
      <w:sz w:val="24"/>
      <w:szCs w:val="24"/>
    </w:rPr>
  </w:style>
  <w:style w:type="paragraph" w:customStyle="1" w:styleId="xl50">
    <w:name w:val="xl50"/>
    <w:basedOn w:val="a1"/>
    <w:rsid w:val="002B67BA"/>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pPr>
    <w:rPr>
      <w:rFonts w:ascii="MS Sans Serif" w:hAnsi="MS Sans Serif"/>
      <w:b/>
      <w:bCs/>
      <w:sz w:val="24"/>
      <w:szCs w:val="24"/>
    </w:rPr>
  </w:style>
  <w:style w:type="paragraph" w:customStyle="1" w:styleId="xl51">
    <w:name w:val="xl51"/>
    <w:basedOn w:val="a1"/>
    <w:rsid w:val="002B67BA"/>
    <w:pPr>
      <w:pBdr>
        <w:top w:val="single" w:sz="4" w:space="0" w:color="000000"/>
        <w:left w:val="single" w:sz="4" w:space="0" w:color="000000"/>
        <w:bottom w:val="single" w:sz="4" w:space="0" w:color="000000"/>
        <w:right w:val="single" w:sz="4" w:space="0" w:color="000000"/>
      </w:pBdr>
      <w:shd w:val="clear" w:color="000000" w:fill="E3E3E3"/>
      <w:spacing w:before="100" w:beforeAutospacing="1" w:after="100" w:afterAutospacing="1"/>
      <w:jc w:val="right"/>
    </w:pPr>
    <w:rPr>
      <w:rFonts w:ascii="MS Sans Serif" w:hAnsi="MS Sans Serif"/>
      <w:b/>
      <w:bCs/>
      <w:sz w:val="24"/>
      <w:szCs w:val="24"/>
    </w:rPr>
  </w:style>
  <w:style w:type="paragraph" w:customStyle="1" w:styleId="xl52">
    <w:name w:val="xl52"/>
    <w:basedOn w:val="a1"/>
    <w:rsid w:val="002B67BA"/>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pPr>
    <w:rPr>
      <w:sz w:val="24"/>
      <w:szCs w:val="24"/>
    </w:rPr>
  </w:style>
  <w:style w:type="paragraph" w:customStyle="1" w:styleId="xl53">
    <w:name w:val="xl53"/>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4"/>
      <w:szCs w:val="24"/>
    </w:rPr>
  </w:style>
  <w:style w:type="paragraph" w:customStyle="1" w:styleId="xl54">
    <w:name w:val="xl54"/>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55">
    <w:name w:val="xl55"/>
    <w:basedOn w:val="a1"/>
    <w:rsid w:val="002B67BA"/>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24"/>
      <w:szCs w:val="24"/>
    </w:rPr>
  </w:style>
  <w:style w:type="paragraph" w:customStyle="1" w:styleId="xl56">
    <w:name w:val="xl56"/>
    <w:basedOn w:val="a1"/>
    <w:rsid w:val="002B67BA"/>
    <w:pPr>
      <w:pBdr>
        <w:top w:val="single" w:sz="4" w:space="0" w:color="auto"/>
        <w:left w:val="single" w:sz="4" w:space="0" w:color="auto"/>
        <w:bottom w:val="single" w:sz="4" w:space="0" w:color="auto"/>
        <w:right w:val="single" w:sz="4" w:space="0" w:color="auto"/>
      </w:pBdr>
      <w:shd w:val="clear" w:color="auto" w:fill="E3E3E3"/>
      <w:spacing w:before="100" w:beforeAutospacing="1" w:after="100" w:afterAutospacing="1"/>
    </w:pPr>
    <w:rPr>
      <w:rFonts w:ascii="MS Sans Serif" w:eastAsia="Arial Unicode MS" w:hAnsi="MS Sans Serif" w:cs="Arial Unicode MS"/>
      <w:sz w:val="24"/>
      <w:szCs w:val="24"/>
    </w:rPr>
  </w:style>
  <w:style w:type="paragraph" w:customStyle="1" w:styleId="xl57">
    <w:name w:val="xl57"/>
    <w:basedOn w:val="a1"/>
    <w:rsid w:val="002B67BA"/>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MS Sans Serif" w:eastAsia="Arial Unicode MS" w:hAnsi="MS Sans Serif" w:cs="Arial Unicode MS"/>
      <w:sz w:val="24"/>
      <w:szCs w:val="24"/>
    </w:rPr>
  </w:style>
  <w:style w:type="paragraph" w:styleId="afffe">
    <w:name w:val="endnote text"/>
    <w:basedOn w:val="a1"/>
    <w:link w:val="affff"/>
    <w:uiPriority w:val="99"/>
    <w:semiHidden/>
    <w:rsid w:val="002B67BA"/>
  </w:style>
  <w:style w:type="character" w:customStyle="1" w:styleId="affff">
    <w:name w:val="Текст кінцевої виноски Знак"/>
    <w:link w:val="afffe"/>
    <w:uiPriority w:val="99"/>
    <w:semiHidden/>
    <w:rsid w:val="002B67BA"/>
    <w:rPr>
      <w:lang w:val="ru-RU" w:eastAsia="ru-RU"/>
    </w:rPr>
  </w:style>
  <w:style w:type="paragraph" w:customStyle="1" w:styleId="affff0">
    <w:name w:val="Неразрывный основной текст Знак"/>
    <w:basedOn w:val="af"/>
    <w:next w:val="af"/>
    <w:link w:val="affff1"/>
    <w:rsid w:val="002B67BA"/>
    <w:pPr>
      <w:keepNext/>
      <w:spacing w:after="240"/>
      <w:jc w:val="both"/>
    </w:pPr>
    <w:rPr>
      <w:rFonts w:ascii="Garamond" w:hAnsi="Garamond"/>
      <w:spacing w:val="-5"/>
      <w:lang w:val="uk-UA" w:eastAsia="en-US"/>
    </w:rPr>
  </w:style>
  <w:style w:type="character" w:customStyle="1" w:styleId="affff1">
    <w:name w:val="Неразрывный основной текст Знак Знак"/>
    <w:link w:val="affff0"/>
    <w:rsid w:val="002B67BA"/>
    <w:rPr>
      <w:rFonts w:ascii="Garamond" w:hAnsi="Garamond"/>
      <w:spacing w:val="-5"/>
      <w:sz w:val="24"/>
      <w:szCs w:val="24"/>
      <w:lang w:eastAsia="en-US"/>
    </w:rPr>
  </w:style>
  <w:style w:type="paragraph" w:customStyle="1" w:styleId="affff2">
    <w:name w:val="Неразрывный основной текст"/>
    <w:basedOn w:val="af"/>
    <w:next w:val="af"/>
    <w:rsid w:val="002B67BA"/>
    <w:pPr>
      <w:keepNext/>
      <w:spacing w:after="240"/>
      <w:jc w:val="both"/>
    </w:pPr>
    <w:rPr>
      <w:rFonts w:ascii="Garamond" w:hAnsi="Garamond"/>
      <w:spacing w:val="-5"/>
      <w:lang w:val="uk-UA" w:eastAsia="en-US"/>
    </w:rPr>
  </w:style>
  <w:style w:type="paragraph" w:customStyle="1" w:styleId="text">
    <w:name w:val="text"/>
    <w:basedOn w:val="a1"/>
    <w:rsid w:val="002B67BA"/>
    <w:pPr>
      <w:spacing w:before="100" w:beforeAutospacing="1" w:after="100" w:afterAutospacing="1"/>
    </w:pPr>
    <w:rPr>
      <w:rFonts w:ascii="Arial" w:hAnsi="Arial" w:cs="Arial"/>
      <w:color w:val="000000"/>
      <w:sz w:val="18"/>
      <w:szCs w:val="18"/>
    </w:rPr>
  </w:style>
  <w:style w:type="paragraph" w:customStyle="1" w:styleId="311">
    <w:name w:val="Заголовок 31"/>
    <w:basedOn w:val="a1"/>
    <w:rsid w:val="002B67BA"/>
    <w:pPr>
      <w:spacing w:before="100" w:beforeAutospacing="1" w:after="100" w:afterAutospacing="1"/>
      <w:outlineLvl w:val="3"/>
    </w:pPr>
    <w:rPr>
      <w:rFonts w:ascii="Arial" w:hAnsi="Arial" w:cs="Arial"/>
      <w:b/>
      <w:bCs/>
      <w:color w:val="A63319"/>
      <w:sz w:val="18"/>
      <w:szCs w:val="18"/>
    </w:rPr>
  </w:style>
  <w:style w:type="paragraph" w:styleId="affff3">
    <w:name w:val="Subtitle"/>
    <w:basedOn w:val="a1"/>
    <w:link w:val="affff4"/>
    <w:qFormat/>
    <w:rsid w:val="002B67BA"/>
    <w:pPr>
      <w:ind w:left="4820"/>
    </w:pPr>
    <w:rPr>
      <w:rFonts w:ascii="Arial" w:hAnsi="Arial"/>
      <w:b/>
      <w:sz w:val="28"/>
      <w:lang w:val="uk-UA"/>
    </w:rPr>
  </w:style>
  <w:style w:type="character" w:customStyle="1" w:styleId="affff4">
    <w:name w:val="Підзаголовок Знак"/>
    <w:link w:val="affff3"/>
    <w:rsid w:val="002B67BA"/>
    <w:rPr>
      <w:rFonts w:ascii="Arial" w:hAnsi="Arial"/>
      <w:b/>
      <w:sz w:val="28"/>
      <w:lang w:eastAsia="ru-RU"/>
    </w:rPr>
  </w:style>
  <w:style w:type="numbering" w:customStyle="1" w:styleId="1fa">
    <w:name w:val="Нет списка1"/>
    <w:next w:val="a5"/>
    <w:semiHidden/>
    <w:rsid w:val="002B67BA"/>
  </w:style>
  <w:style w:type="paragraph" w:styleId="affff5">
    <w:name w:val="Document Map"/>
    <w:basedOn w:val="a1"/>
    <w:link w:val="affff6"/>
    <w:semiHidden/>
    <w:rsid w:val="002B67BA"/>
    <w:pPr>
      <w:shd w:val="clear" w:color="auto" w:fill="000080"/>
    </w:pPr>
    <w:rPr>
      <w:rFonts w:ascii="Tahoma" w:hAnsi="Tahoma"/>
      <w:lang w:val="uk-UA"/>
    </w:rPr>
  </w:style>
  <w:style w:type="character" w:customStyle="1" w:styleId="affff6">
    <w:name w:val="Схема документа Знак"/>
    <w:link w:val="affff5"/>
    <w:semiHidden/>
    <w:rsid w:val="002B67BA"/>
    <w:rPr>
      <w:rFonts w:ascii="Tahoma" w:hAnsi="Tahoma"/>
      <w:shd w:val="clear" w:color="auto" w:fill="000080"/>
      <w:lang w:eastAsia="ru-RU"/>
    </w:rPr>
  </w:style>
  <w:style w:type="paragraph" w:customStyle="1" w:styleId="211">
    <w:name w:val="Основной текст 21"/>
    <w:basedOn w:val="a1"/>
    <w:rsid w:val="002B67BA"/>
    <w:pPr>
      <w:jc w:val="both"/>
    </w:pPr>
    <w:rPr>
      <w:rFonts w:ascii="Arial" w:hAnsi="Arial"/>
      <w:b/>
      <w:i/>
      <w:sz w:val="30"/>
      <w:lang w:val="uk-UA"/>
    </w:rPr>
  </w:style>
  <w:style w:type="paragraph" w:customStyle="1" w:styleId="312">
    <w:name w:val="Основной текст 31"/>
    <w:basedOn w:val="a1"/>
    <w:rsid w:val="002B67BA"/>
    <w:pPr>
      <w:jc w:val="both"/>
    </w:pPr>
    <w:rPr>
      <w:sz w:val="24"/>
      <w:lang w:val="uk-UA"/>
    </w:rPr>
  </w:style>
  <w:style w:type="paragraph" w:customStyle="1" w:styleId="1fb">
    <w:name w:val="Стиль1"/>
    <w:basedOn w:val="a1"/>
    <w:next w:val="affff7"/>
    <w:autoRedefine/>
    <w:rsid w:val="002B67BA"/>
    <w:rPr>
      <w:sz w:val="24"/>
      <w:szCs w:val="24"/>
      <w:lang w:val="en-US"/>
    </w:rPr>
  </w:style>
  <w:style w:type="paragraph" w:styleId="affff7">
    <w:name w:val="Signature"/>
    <w:basedOn w:val="a1"/>
    <w:link w:val="affff8"/>
    <w:rsid w:val="002B67BA"/>
    <w:pPr>
      <w:ind w:left="4252"/>
    </w:pPr>
    <w:rPr>
      <w:lang w:val="uk-UA"/>
    </w:rPr>
  </w:style>
  <w:style w:type="character" w:customStyle="1" w:styleId="affff8">
    <w:name w:val="Підпис Знак"/>
    <w:link w:val="affff7"/>
    <w:rsid w:val="002B67BA"/>
    <w:rPr>
      <w:lang w:eastAsia="ru-RU"/>
    </w:rPr>
  </w:style>
  <w:style w:type="paragraph" w:customStyle="1" w:styleId="1fc">
    <w:name w:val="Ощадбанк1"/>
    <w:basedOn w:val="afc"/>
    <w:rsid w:val="002B67BA"/>
    <w:pPr>
      <w:spacing w:line="360" w:lineRule="auto"/>
      <w:ind w:firstLine="902"/>
      <w:jc w:val="both"/>
    </w:pPr>
    <w:rPr>
      <w:lang w:val="uk-UA"/>
    </w:rPr>
  </w:style>
  <w:style w:type="character" w:styleId="affff9">
    <w:name w:val="Strong"/>
    <w:qFormat/>
    <w:rsid w:val="002B67BA"/>
    <w:rPr>
      <w:b/>
      <w:bCs/>
    </w:rPr>
  </w:style>
  <w:style w:type="paragraph" w:customStyle="1" w:styleId="bodytext3">
    <w:name w:val="bodytext3"/>
    <w:basedOn w:val="a1"/>
    <w:rsid w:val="002B67BA"/>
    <w:pPr>
      <w:spacing w:before="100" w:beforeAutospacing="1" w:after="100" w:afterAutospacing="1"/>
    </w:pPr>
    <w:rPr>
      <w:sz w:val="24"/>
      <w:szCs w:val="24"/>
    </w:rPr>
  </w:style>
  <w:style w:type="paragraph" w:customStyle="1" w:styleId="220">
    <w:name w:val="Основной текст с отступом 22"/>
    <w:basedOn w:val="a1"/>
    <w:rsid w:val="002B67BA"/>
    <w:pPr>
      <w:ind w:firstLine="720"/>
      <w:jc w:val="center"/>
    </w:pPr>
    <w:rPr>
      <w:b/>
      <w:sz w:val="24"/>
    </w:rPr>
  </w:style>
  <w:style w:type="paragraph" w:customStyle="1" w:styleId="xl58">
    <w:name w:val="xl58"/>
    <w:basedOn w:val="a1"/>
    <w:rsid w:val="002B67BA"/>
    <w:pPr>
      <w:pBdr>
        <w:top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9">
    <w:name w:val="xl59"/>
    <w:basedOn w:val="a1"/>
    <w:rsid w:val="002B67BA"/>
    <w:pPr>
      <w:pBdr>
        <w:top w:val="single" w:sz="8" w:space="0" w:color="auto"/>
        <w:left w:val="single" w:sz="8" w:space="0" w:color="auto"/>
        <w:right w:val="single" w:sz="8" w:space="0" w:color="auto"/>
      </w:pBdr>
      <w:spacing w:before="100" w:beforeAutospacing="1" w:after="100" w:afterAutospacing="1"/>
    </w:pPr>
    <w:rPr>
      <w:sz w:val="24"/>
      <w:szCs w:val="24"/>
    </w:rPr>
  </w:style>
  <w:style w:type="paragraph" w:customStyle="1" w:styleId="xl60">
    <w:name w:val="xl60"/>
    <w:basedOn w:val="a1"/>
    <w:rsid w:val="002B67BA"/>
    <w:pPr>
      <w:pBdr>
        <w:top w:val="single" w:sz="8" w:space="0" w:color="auto"/>
        <w:left w:val="single" w:sz="8" w:space="0" w:color="auto"/>
        <w:right w:val="single" w:sz="8" w:space="0" w:color="auto"/>
      </w:pBdr>
      <w:spacing w:before="100" w:beforeAutospacing="1" w:after="100" w:afterAutospacing="1"/>
      <w:jc w:val="center"/>
    </w:pPr>
    <w:rPr>
      <w:rFonts w:ascii="Arial" w:hAnsi="Arial"/>
      <w:b/>
      <w:bCs/>
      <w:sz w:val="24"/>
      <w:szCs w:val="24"/>
    </w:rPr>
  </w:style>
  <w:style w:type="paragraph" w:customStyle="1" w:styleId="xl61">
    <w:name w:val="xl61"/>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b/>
      <w:bCs/>
      <w:sz w:val="24"/>
      <w:szCs w:val="24"/>
    </w:rPr>
  </w:style>
  <w:style w:type="paragraph" w:customStyle="1" w:styleId="xl62">
    <w:name w:val="xl62"/>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pPr>
    <w:rPr>
      <w:sz w:val="24"/>
      <w:szCs w:val="24"/>
    </w:rPr>
  </w:style>
  <w:style w:type="paragraph" w:customStyle="1" w:styleId="xl63">
    <w:name w:val="xl63"/>
    <w:basedOn w:val="a1"/>
    <w:rsid w:val="002B67B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4">
    <w:name w:val="xl64"/>
    <w:basedOn w:val="a1"/>
    <w:rsid w:val="002B67BA"/>
    <w:pPr>
      <w:pBdr>
        <w:top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5">
    <w:name w:val="xl65"/>
    <w:basedOn w:val="a1"/>
    <w:rsid w:val="002B67B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6">
    <w:name w:val="xl66"/>
    <w:basedOn w:val="a1"/>
    <w:rsid w:val="002B67B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67">
    <w:name w:val="xl67"/>
    <w:basedOn w:val="a1"/>
    <w:rsid w:val="002B67B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68">
    <w:name w:val="xl68"/>
    <w:basedOn w:val="a1"/>
    <w:rsid w:val="002B67B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69">
    <w:name w:val="xl69"/>
    <w:basedOn w:val="a1"/>
    <w:rsid w:val="002B67BA"/>
    <w:pPr>
      <w:pBdr>
        <w:left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0">
    <w:name w:val="xl70"/>
    <w:basedOn w:val="a1"/>
    <w:rsid w:val="002B67BA"/>
    <w:pPr>
      <w:pBdr>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1">
    <w:name w:val="xl71"/>
    <w:basedOn w:val="a1"/>
    <w:rsid w:val="002B67BA"/>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a1"/>
    <w:rsid w:val="002B67B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73">
    <w:name w:val="xl73"/>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74">
    <w:name w:val="xl74"/>
    <w:basedOn w:val="a1"/>
    <w:rsid w:val="002B67BA"/>
    <w:pPr>
      <w:pBdr>
        <w:left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75">
    <w:name w:val="xl75"/>
    <w:basedOn w:val="a1"/>
    <w:rsid w:val="002B67B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a1"/>
    <w:rsid w:val="002B67BA"/>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77">
    <w:name w:val="xl77"/>
    <w:basedOn w:val="a1"/>
    <w:rsid w:val="002B67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78">
    <w:name w:val="xl78"/>
    <w:basedOn w:val="a1"/>
    <w:rsid w:val="002B67BA"/>
    <w:pPr>
      <w:pBdr>
        <w:top w:val="single" w:sz="4" w:space="0" w:color="auto"/>
        <w:left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79">
    <w:name w:val="xl79"/>
    <w:basedOn w:val="a1"/>
    <w:rsid w:val="002B67BA"/>
    <w:pPr>
      <w:pBdr>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0">
    <w:name w:val="xl80"/>
    <w:basedOn w:val="a1"/>
    <w:rsid w:val="002B67BA"/>
    <w:pPr>
      <w:pBdr>
        <w:top w:val="single" w:sz="4"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81">
    <w:name w:val="xl81"/>
    <w:basedOn w:val="a1"/>
    <w:rsid w:val="002B67BA"/>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82">
    <w:name w:val="xl82"/>
    <w:basedOn w:val="a1"/>
    <w:rsid w:val="002B67B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83">
    <w:name w:val="xl83"/>
    <w:basedOn w:val="a1"/>
    <w:rsid w:val="002B67B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a1"/>
    <w:rsid w:val="002B67B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85">
    <w:name w:val="xl85"/>
    <w:basedOn w:val="a1"/>
    <w:rsid w:val="002B67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6">
    <w:name w:val="xl86"/>
    <w:basedOn w:val="a1"/>
    <w:rsid w:val="002B67BA"/>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87">
    <w:name w:val="xl87"/>
    <w:basedOn w:val="a1"/>
    <w:rsid w:val="002B67BA"/>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88">
    <w:name w:val="xl88"/>
    <w:basedOn w:val="a1"/>
    <w:rsid w:val="002B67BA"/>
    <w:pPr>
      <w:pBdr>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89">
    <w:name w:val="xl89"/>
    <w:basedOn w:val="a1"/>
    <w:rsid w:val="002B67BA"/>
    <w:pPr>
      <w:pBdr>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90">
    <w:name w:val="xl90"/>
    <w:basedOn w:val="a1"/>
    <w:rsid w:val="002B67BA"/>
    <w:pPr>
      <w:pBdr>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91">
    <w:name w:val="xl91"/>
    <w:basedOn w:val="a1"/>
    <w:rsid w:val="002B67BA"/>
    <w:pPr>
      <w:pBdr>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92">
    <w:name w:val="xl92"/>
    <w:basedOn w:val="a1"/>
    <w:rsid w:val="002B67BA"/>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a1"/>
    <w:rsid w:val="002B67BA"/>
    <w:pPr>
      <w:pBdr>
        <w:left w:val="single" w:sz="4"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94">
    <w:name w:val="xl94"/>
    <w:basedOn w:val="a1"/>
    <w:rsid w:val="002B67BA"/>
    <w:pPr>
      <w:pBdr>
        <w:top w:val="single" w:sz="8" w:space="0" w:color="auto"/>
        <w:left w:val="single" w:sz="8" w:space="0" w:color="auto"/>
        <w:right w:val="single" w:sz="8" w:space="0" w:color="auto"/>
      </w:pBdr>
      <w:spacing w:before="100" w:beforeAutospacing="1" w:after="100" w:afterAutospacing="1"/>
      <w:textAlignment w:val="center"/>
    </w:pPr>
    <w:rPr>
      <w:sz w:val="24"/>
      <w:szCs w:val="24"/>
    </w:rPr>
  </w:style>
  <w:style w:type="paragraph" w:customStyle="1" w:styleId="xl95">
    <w:name w:val="xl95"/>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i/>
      <w:iCs/>
      <w:sz w:val="24"/>
      <w:szCs w:val="24"/>
    </w:rPr>
  </w:style>
  <w:style w:type="paragraph" w:customStyle="1" w:styleId="xl96">
    <w:name w:val="xl96"/>
    <w:basedOn w:val="a1"/>
    <w:rsid w:val="002B67BA"/>
    <w:pPr>
      <w:pBdr>
        <w:left w:val="single" w:sz="8" w:space="0" w:color="auto"/>
        <w:bottom w:val="single" w:sz="8" w:space="0" w:color="auto"/>
      </w:pBdr>
      <w:spacing w:before="100" w:beforeAutospacing="1" w:after="100" w:afterAutospacing="1"/>
      <w:jc w:val="center"/>
      <w:textAlignment w:val="center"/>
    </w:pPr>
    <w:rPr>
      <w:sz w:val="24"/>
      <w:szCs w:val="24"/>
    </w:rPr>
  </w:style>
  <w:style w:type="paragraph" w:customStyle="1" w:styleId="xl97">
    <w:name w:val="xl97"/>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98">
    <w:name w:val="xl98"/>
    <w:basedOn w:val="a1"/>
    <w:rsid w:val="002B67BA"/>
    <w:pPr>
      <w:pBdr>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99">
    <w:name w:val="xl99"/>
    <w:basedOn w:val="a1"/>
    <w:rsid w:val="002B67BA"/>
    <w:pPr>
      <w:pBdr>
        <w:left w:val="single" w:sz="8"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0">
    <w:name w:val="xl100"/>
    <w:basedOn w:val="a1"/>
    <w:rsid w:val="002B67BA"/>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01">
    <w:name w:val="xl101"/>
    <w:basedOn w:val="a1"/>
    <w:rsid w:val="002B67BA"/>
    <w:pPr>
      <w:pBdr>
        <w:left w:val="single" w:sz="8" w:space="0" w:color="auto"/>
        <w:bottom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102">
    <w:name w:val="xl102"/>
    <w:basedOn w:val="a1"/>
    <w:rsid w:val="002B67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103">
    <w:name w:val="xl103"/>
    <w:basedOn w:val="a1"/>
    <w:rsid w:val="002B67BA"/>
    <w:pPr>
      <w:pBdr>
        <w:top w:val="single" w:sz="8" w:space="0" w:color="auto"/>
        <w:left w:val="single" w:sz="8" w:space="0" w:color="auto"/>
        <w:bottom w:val="single" w:sz="8" w:space="0" w:color="auto"/>
        <w:right w:val="single" w:sz="4" w:space="0" w:color="auto"/>
      </w:pBdr>
      <w:spacing w:before="100" w:beforeAutospacing="1" w:after="100" w:afterAutospacing="1"/>
      <w:jc w:val="center"/>
    </w:pPr>
    <w:rPr>
      <w:sz w:val="24"/>
      <w:szCs w:val="24"/>
    </w:rPr>
  </w:style>
  <w:style w:type="paragraph" w:customStyle="1" w:styleId="xl104">
    <w:name w:val="xl104"/>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05">
    <w:name w:val="xl105"/>
    <w:basedOn w:val="a1"/>
    <w:rsid w:val="002B67BA"/>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Arial" w:hAnsi="Arial"/>
      <w:b/>
      <w:bCs/>
      <w:sz w:val="32"/>
      <w:szCs w:val="32"/>
    </w:rPr>
  </w:style>
  <w:style w:type="paragraph" w:customStyle="1" w:styleId="xl106">
    <w:name w:val="xl106"/>
    <w:basedOn w:val="a1"/>
    <w:rsid w:val="002B67BA"/>
    <w:pPr>
      <w:spacing w:before="100" w:beforeAutospacing="1" w:after="100" w:afterAutospacing="1"/>
      <w:jc w:val="center"/>
      <w:textAlignment w:val="center"/>
    </w:pPr>
    <w:rPr>
      <w:rFonts w:ascii="Arial" w:hAnsi="Arial"/>
      <w:b/>
      <w:bCs/>
      <w:sz w:val="24"/>
      <w:szCs w:val="24"/>
    </w:rPr>
  </w:style>
  <w:style w:type="paragraph" w:customStyle="1" w:styleId="xl107">
    <w:name w:val="xl107"/>
    <w:basedOn w:val="a1"/>
    <w:rsid w:val="002B67BA"/>
    <w:pPr>
      <w:pBdr>
        <w:top w:val="single" w:sz="8" w:space="0" w:color="auto"/>
      </w:pBdr>
      <w:spacing w:before="100" w:beforeAutospacing="1" w:after="100" w:afterAutospacing="1"/>
      <w:jc w:val="center"/>
    </w:pPr>
    <w:rPr>
      <w:rFonts w:ascii="Arial" w:hAnsi="Arial"/>
      <w:b/>
      <w:bCs/>
      <w:sz w:val="32"/>
      <w:szCs w:val="32"/>
    </w:rPr>
  </w:style>
  <w:style w:type="paragraph" w:customStyle="1" w:styleId="xl108">
    <w:name w:val="xl108"/>
    <w:basedOn w:val="a1"/>
    <w:rsid w:val="002B67BA"/>
    <w:pPr>
      <w:pBdr>
        <w:left w:val="single" w:sz="8" w:space="0" w:color="auto"/>
        <w:bottom w:val="single" w:sz="8" w:space="0" w:color="auto"/>
        <w:right w:val="single" w:sz="8" w:space="0" w:color="auto"/>
      </w:pBdr>
      <w:spacing w:before="100" w:beforeAutospacing="1" w:after="100" w:afterAutospacing="1"/>
    </w:pPr>
    <w:rPr>
      <w:sz w:val="24"/>
      <w:szCs w:val="24"/>
    </w:rPr>
  </w:style>
  <w:style w:type="paragraph" w:customStyle="1" w:styleId="xl109">
    <w:name w:val="xl109"/>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10">
    <w:name w:val="xl110"/>
    <w:basedOn w:val="a1"/>
    <w:rsid w:val="002B67BA"/>
    <w:pPr>
      <w:pBdr>
        <w:top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11">
    <w:name w:val="xl111"/>
    <w:basedOn w:val="a1"/>
    <w:rsid w:val="002B67BA"/>
    <w:pPr>
      <w:spacing w:before="100" w:beforeAutospacing="1" w:after="100" w:afterAutospacing="1"/>
      <w:jc w:val="center"/>
    </w:pPr>
    <w:rPr>
      <w:rFonts w:ascii="Arial" w:hAnsi="Arial"/>
      <w:b/>
      <w:bCs/>
      <w:sz w:val="32"/>
      <w:szCs w:val="32"/>
    </w:rPr>
  </w:style>
  <w:style w:type="paragraph" w:customStyle="1" w:styleId="xl112">
    <w:name w:val="xl112"/>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b/>
      <w:bCs/>
      <w:sz w:val="24"/>
      <w:szCs w:val="24"/>
    </w:rPr>
  </w:style>
  <w:style w:type="paragraph" w:customStyle="1" w:styleId="xl113">
    <w:name w:val="xl113"/>
    <w:basedOn w:val="a1"/>
    <w:rsid w:val="002B67BA"/>
    <w:pPr>
      <w:pBdr>
        <w:top w:val="single" w:sz="8" w:space="0" w:color="auto"/>
        <w:left w:val="single" w:sz="8" w:space="0" w:color="auto"/>
        <w:right w:val="single" w:sz="4" w:space="0" w:color="auto"/>
      </w:pBdr>
      <w:spacing w:before="100" w:beforeAutospacing="1" w:after="100" w:afterAutospacing="1"/>
      <w:jc w:val="center"/>
    </w:pPr>
    <w:rPr>
      <w:rFonts w:ascii="Arial" w:hAnsi="Arial"/>
      <w:sz w:val="24"/>
      <w:szCs w:val="24"/>
    </w:rPr>
  </w:style>
  <w:style w:type="paragraph" w:customStyle="1" w:styleId="xl114">
    <w:name w:val="xl114"/>
    <w:basedOn w:val="a1"/>
    <w:rsid w:val="002B67BA"/>
    <w:pPr>
      <w:pBdr>
        <w:top w:val="single" w:sz="8" w:space="0" w:color="auto"/>
        <w:left w:val="single" w:sz="4" w:space="0" w:color="auto"/>
        <w:right w:val="single" w:sz="4" w:space="0" w:color="auto"/>
      </w:pBdr>
      <w:spacing w:before="100" w:beforeAutospacing="1" w:after="100" w:afterAutospacing="1"/>
      <w:jc w:val="center"/>
    </w:pPr>
    <w:rPr>
      <w:rFonts w:ascii="Arial" w:hAnsi="Arial"/>
      <w:sz w:val="24"/>
      <w:szCs w:val="24"/>
    </w:rPr>
  </w:style>
  <w:style w:type="paragraph" w:customStyle="1" w:styleId="xl115">
    <w:name w:val="xl115"/>
    <w:basedOn w:val="a1"/>
    <w:rsid w:val="002B67BA"/>
    <w:pPr>
      <w:pBdr>
        <w:top w:val="single" w:sz="8" w:space="0" w:color="auto"/>
        <w:left w:val="single" w:sz="4" w:space="0" w:color="auto"/>
        <w:right w:val="single" w:sz="8" w:space="0" w:color="auto"/>
      </w:pBdr>
      <w:spacing w:before="100" w:beforeAutospacing="1" w:after="100" w:afterAutospacing="1"/>
      <w:jc w:val="center"/>
    </w:pPr>
    <w:rPr>
      <w:rFonts w:ascii="Arial" w:hAnsi="Arial"/>
      <w:sz w:val="24"/>
      <w:szCs w:val="24"/>
    </w:rPr>
  </w:style>
  <w:style w:type="paragraph" w:customStyle="1" w:styleId="xl116">
    <w:name w:val="xl116"/>
    <w:basedOn w:val="a1"/>
    <w:rsid w:val="002B67BA"/>
    <w:pPr>
      <w:spacing w:before="100" w:beforeAutospacing="1" w:after="100" w:afterAutospacing="1"/>
      <w:jc w:val="center"/>
      <w:textAlignment w:val="center"/>
    </w:pPr>
    <w:rPr>
      <w:rFonts w:ascii="Impact" w:hAnsi="Impact"/>
      <w:sz w:val="24"/>
      <w:szCs w:val="24"/>
    </w:rPr>
  </w:style>
  <w:style w:type="paragraph" w:customStyle="1" w:styleId="xl117">
    <w:name w:val="xl117"/>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18">
    <w:name w:val="xl118"/>
    <w:basedOn w:val="a1"/>
    <w:rsid w:val="002B67BA"/>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120">
    <w:name w:val="xl120"/>
    <w:basedOn w:val="a1"/>
    <w:rsid w:val="002B67BA"/>
    <w:pPr>
      <w:pBdr>
        <w:top w:val="single" w:sz="8" w:space="0" w:color="auto"/>
        <w:left w:val="single" w:sz="8" w:space="0" w:color="auto"/>
        <w:bottom w:val="single" w:sz="8" w:space="0" w:color="auto"/>
      </w:pBdr>
      <w:spacing w:before="100" w:beforeAutospacing="1" w:after="100" w:afterAutospacing="1"/>
      <w:jc w:val="center"/>
    </w:pPr>
    <w:rPr>
      <w:rFonts w:ascii="Arial" w:hAnsi="Arial"/>
      <w:b/>
      <w:bCs/>
      <w:sz w:val="22"/>
      <w:szCs w:val="22"/>
    </w:rPr>
  </w:style>
  <w:style w:type="paragraph" w:customStyle="1" w:styleId="xl121">
    <w:name w:val="xl121"/>
    <w:basedOn w:val="a1"/>
    <w:rsid w:val="002B67BA"/>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Arial" w:hAnsi="Arial"/>
      <w:b/>
      <w:bCs/>
      <w:color w:val="FF0000"/>
      <w:sz w:val="22"/>
      <w:szCs w:val="22"/>
    </w:rPr>
  </w:style>
  <w:style w:type="paragraph" w:customStyle="1" w:styleId="xl122">
    <w:name w:val="xl122"/>
    <w:basedOn w:val="a1"/>
    <w:rsid w:val="002B67BA"/>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Arial" w:hAnsi="Arial"/>
      <w:b/>
      <w:bCs/>
      <w:color w:val="FF0000"/>
      <w:sz w:val="22"/>
      <w:szCs w:val="22"/>
    </w:rPr>
  </w:style>
  <w:style w:type="paragraph" w:customStyle="1" w:styleId="xl123">
    <w:name w:val="xl123"/>
    <w:basedOn w:val="a1"/>
    <w:rsid w:val="002B67BA"/>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ascii="Arial" w:hAnsi="Arial"/>
      <w:b/>
      <w:bCs/>
      <w:color w:val="FF0000"/>
      <w:sz w:val="22"/>
      <w:szCs w:val="22"/>
    </w:rPr>
  </w:style>
  <w:style w:type="paragraph" w:customStyle="1" w:styleId="xl124">
    <w:name w:val="xl124"/>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color w:val="0000FF"/>
      <w:sz w:val="24"/>
      <w:szCs w:val="24"/>
    </w:rPr>
  </w:style>
  <w:style w:type="paragraph" w:customStyle="1" w:styleId="xl125">
    <w:name w:val="xl125"/>
    <w:basedOn w:val="a1"/>
    <w:rsid w:val="002B67BA"/>
    <w:pPr>
      <w:pBdr>
        <w:top w:val="single" w:sz="8" w:space="0" w:color="auto"/>
        <w:bottom w:val="single" w:sz="8" w:space="0" w:color="auto"/>
        <w:right w:val="single" w:sz="8" w:space="0" w:color="auto"/>
      </w:pBdr>
      <w:spacing w:before="100" w:beforeAutospacing="1" w:after="100" w:afterAutospacing="1"/>
      <w:jc w:val="center"/>
    </w:pPr>
    <w:rPr>
      <w:rFonts w:ascii="Arial" w:hAnsi="Arial"/>
      <w:sz w:val="22"/>
      <w:szCs w:val="22"/>
    </w:rPr>
  </w:style>
  <w:style w:type="paragraph" w:customStyle="1" w:styleId="xl126">
    <w:name w:val="xl126"/>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sz w:val="22"/>
      <w:szCs w:val="22"/>
    </w:rPr>
  </w:style>
  <w:style w:type="paragraph" w:customStyle="1" w:styleId="xl127">
    <w:name w:val="xl127"/>
    <w:basedOn w:val="a1"/>
    <w:rsid w:val="002B67BA"/>
    <w:pPr>
      <w:pBdr>
        <w:top w:val="single" w:sz="8" w:space="0" w:color="auto"/>
        <w:left w:val="single" w:sz="8" w:space="0" w:color="auto"/>
      </w:pBdr>
      <w:spacing w:before="100" w:beforeAutospacing="1" w:after="100" w:afterAutospacing="1"/>
      <w:jc w:val="center"/>
    </w:pPr>
    <w:rPr>
      <w:rFonts w:ascii="Arial" w:hAnsi="Arial"/>
      <w:b/>
      <w:bCs/>
      <w:color w:val="FF0000"/>
      <w:sz w:val="22"/>
      <w:szCs w:val="22"/>
    </w:rPr>
  </w:style>
  <w:style w:type="paragraph" w:customStyle="1" w:styleId="xl128">
    <w:name w:val="xl128"/>
    <w:basedOn w:val="a1"/>
    <w:rsid w:val="002B67BA"/>
    <w:pPr>
      <w:pBdr>
        <w:top w:val="single" w:sz="8" w:space="0" w:color="auto"/>
        <w:right w:val="single" w:sz="8" w:space="0" w:color="auto"/>
      </w:pBdr>
      <w:spacing w:before="100" w:beforeAutospacing="1" w:after="100" w:afterAutospacing="1"/>
    </w:pPr>
    <w:rPr>
      <w:rFonts w:ascii="Arial" w:hAnsi="Arial"/>
      <w:b/>
      <w:bCs/>
      <w:color w:val="FF0000"/>
      <w:sz w:val="22"/>
      <w:szCs w:val="22"/>
    </w:rPr>
  </w:style>
  <w:style w:type="paragraph" w:customStyle="1" w:styleId="xl129">
    <w:name w:val="xl129"/>
    <w:basedOn w:val="a1"/>
    <w:rsid w:val="002B67BA"/>
    <w:pPr>
      <w:pBdr>
        <w:top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130">
    <w:name w:val="xl130"/>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131">
    <w:name w:val="xl131"/>
    <w:basedOn w:val="a1"/>
    <w:rsid w:val="002B67BA"/>
    <w:pPr>
      <w:pBdr>
        <w:left w:val="single" w:sz="8" w:space="0" w:color="auto"/>
      </w:pBdr>
      <w:spacing w:before="100" w:beforeAutospacing="1" w:after="100" w:afterAutospacing="1"/>
      <w:jc w:val="center"/>
    </w:pPr>
    <w:rPr>
      <w:rFonts w:ascii="Arial" w:hAnsi="Arial"/>
      <w:b/>
      <w:bCs/>
      <w:color w:val="FF0000"/>
      <w:sz w:val="22"/>
      <w:szCs w:val="22"/>
    </w:rPr>
  </w:style>
  <w:style w:type="paragraph" w:customStyle="1" w:styleId="xl132">
    <w:name w:val="xl132"/>
    <w:basedOn w:val="a1"/>
    <w:rsid w:val="002B67BA"/>
    <w:pPr>
      <w:pBdr>
        <w:right w:val="single" w:sz="8" w:space="0" w:color="auto"/>
      </w:pBdr>
      <w:spacing w:before="100" w:beforeAutospacing="1" w:after="100" w:afterAutospacing="1"/>
    </w:pPr>
    <w:rPr>
      <w:rFonts w:ascii="Arial" w:hAnsi="Arial"/>
      <w:b/>
      <w:bCs/>
      <w:color w:val="FF0000"/>
      <w:sz w:val="22"/>
      <w:szCs w:val="22"/>
    </w:rPr>
  </w:style>
  <w:style w:type="paragraph" w:customStyle="1" w:styleId="xl133">
    <w:name w:val="xl133"/>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34">
    <w:name w:val="xl134"/>
    <w:basedOn w:val="a1"/>
    <w:rsid w:val="002B67BA"/>
    <w:pPr>
      <w:pBdr>
        <w:left w:val="single" w:sz="8" w:space="0" w:color="auto"/>
        <w:bottom w:val="single" w:sz="8" w:space="0" w:color="auto"/>
      </w:pBdr>
      <w:spacing w:before="100" w:beforeAutospacing="1" w:after="100" w:afterAutospacing="1"/>
      <w:jc w:val="center"/>
    </w:pPr>
    <w:rPr>
      <w:rFonts w:ascii="Arial" w:hAnsi="Arial"/>
      <w:b/>
      <w:bCs/>
      <w:color w:val="FF0000"/>
      <w:sz w:val="22"/>
      <w:szCs w:val="22"/>
    </w:rPr>
  </w:style>
  <w:style w:type="paragraph" w:customStyle="1" w:styleId="xl135">
    <w:name w:val="xl135"/>
    <w:basedOn w:val="a1"/>
    <w:rsid w:val="002B67BA"/>
    <w:pPr>
      <w:pBdr>
        <w:bottom w:val="single" w:sz="8" w:space="0" w:color="auto"/>
        <w:right w:val="single" w:sz="8" w:space="0" w:color="auto"/>
      </w:pBdr>
      <w:spacing w:before="100" w:beforeAutospacing="1" w:after="100" w:afterAutospacing="1"/>
    </w:pPr>
    <w:rPr>
      <w:rFonts w:ascii="Arial" w:hAnsi="Arial"/>
      <w:b/>
      <w:bCs/>
      <w:color w:val="FF0000"/>
      <w:sz w:val="22"/>
      <w:szCs w:val="22"/>
    </w:rPr>
  </w:style>
  <w:style w:type="paragraph" w:customStyle="1" w:styleId="xl136">
    <w:name w:val="xl136"/>
    <w:basedOn w:val="a1"/>
    <w:rsid w:val="002B67B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37">
    <w:name w:val="xl137"/>
    <w:basedOn w:val="a1"/>
    <w:rsid w:val="002B67B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138">
    <w:name w:val="xl138"/>
    <w:basedOn w:val="a1"/>
    <w:rsid w:val="002B67BA"/>
    <w:pPr>
      <w:pBdr>
        <w:top w:val="single" w:sz="8" w:space="0" w:color="auto"/>
        <w:left w:val="single" w:sz="8" w:space="0" w:color="auto"/>
        <w:bottom w:val="single" w:sz="4" w:space="0" w:color="auto"/>
      </w:pBdr>
      <w:spacing w:before="100" w:beforeAutospacing="1" w:after="100" w:afterAutospacing="1"/>
      <w:jc w:val="center"/>
      <w:textAlignment w:val="center"/>
    </w:pPr>
    <w:rPr>
      <w:rFonts w:ascii="Arial" w:hAnsi="Arial"/>
      <w:sz w:val="24"/>
      <w:szCs w:val="24"/>
    </w:rPr>
  </w:style>
  <w:style w:type="paragraph" w:customStyle="1" w:styleId="xl139">
    <w:name w:val="xl139"/>
    <w:basedOn w:val="a1"/>
    <w:rsid w:val="002B67B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140">
    <w:name w:val="xl140"/>
    <w:basedOn w:val="a1"/>
    <w:rsid w:val="002B67B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41">
    <w:name w:val="xl141"/>
    <w:basedOn w:val="a1"/>
    <w:rsid w:val="002B67B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142">
    <w:name w:val="xl142"/>
    <w:basedOn w:val="a1"/>
    <w:rsid w:val="002B67BA"/>
    <w:pPr>
      <w:pBdr>
        <w:lef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43">
    <w:name w:val="xl143"/>
    <w:basedOn w:val="a1"/>
    <w:rsid w:val="002B67BA"/>
    <w:pPr>
      <w:pBdr>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144">
    <w:name w:val="xl144"/>
    <w:basedOn w:val="a1"/>
    <w:rsid w:val="002B67BA"/>
    <w:pPr>
      <w:pBdr>
        <w:right w:val="single" w:sz="4" w:space="0" w:color="auto"/>
      </w:pBdr>
      <w:spacing w:before="100" w:beforeAutospacing="1" w:after="100" w:afterAutospacing="1"/>
      <w:jc w:val="center"/>
      <w:textAlignment w:val="center"/>
    </w:pPr>
    <w:rPr>
      <w:rFonts w:ascii="Arial" w:hAnsi="Arial"/>
      <w:sz w:val="24"/>
      <w:szCs w:val="24"/>
    </w:rPr>
  </w:style>
  <w:style w:type="paragraph" w:customStyle="1" w:styleId="xl145">
    <w:name w:val="xl145"/>
    <w:basedOn w:val="a1"/>
    <w:rsid w:val="002B67B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46">
    <w:name w:val="xl146"/>
    <w:basedOn w:val="a1"/>
    <w:rsid w:val="002B67BA"/>
    <w:pPr>
      <w:pBdr>
        <w:top w:val="single" w:sz="4" w:space="0" w:color="auto"/>
        <w:left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47">
    <w:name w:val="xl147"/>
    <w:basedOn w:val="a1"/>
    <w:rsid w:val="002B67BA"/>
    <w:pPr>
      <w:pBdr>
        <w:left w:val="single" w:sz="8" w:space="0" w:color="auto"/>
      </w:pBdr>
      <w:spacing w:before="100" w:beforeAutospacing="1" w:after="100" w:afterAutospacing="1"/>
      <w:textAlignment w:val="center"/>
    </w:pPr>
    <w:rPr>
      <w:sz w:val="24"/>
      <w:szCs w:val="24"/>
    </w:rPr>
  </w:style>
  <w:style w:type="paragraph" w:customStyle="1" w:styleId="xl148">
    <w:name w:val="xl148"/>
    <w:basedOn w:val="a1"/>
    <w:rsid w:val="002B67B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49">
    <w:name w:val="xl149"/>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50">
    <w:name w:val="xl150"/>
    <w:basedOn w:val="a1"/>
    <w:rsid w:val="002B67BA"/>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51">
    <w:name w:val="xl151"/>
    <w:basedOn w:val="a1"/>
    <w:rsid w:val="002B67BA"/>
    <w:pPr>
      <w:pBdr>
        <w:left w:val="single" w:sz="4"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152">
    <w:name w:val="xl152"/>
    <w:basedOn w:val="a1"/>
    <w:rsid w:val="002B67BA"/>
    <w:pPr>
      <w:pBdr>
        <w:left w:val="single" w:sz="8" w:space="0" w:color="auto"/>
      </w:pBdr>
      <w:spacing w:before="100" w:beforeAutospacing="1" w:after="100" w:afterAutospacing="1"/>
      <w:jc w:val="center"/>
      <w:textAlignment w:val="center"/>
    </w:pPr>
    <w:rPr>
      <w:sz w:val="24"/>
      <w:szCs w:val="24"/>
    </w:rPr>
  </w:style>
  <w:style w:type="paragraph" w:customStyle="1" w:styleId="xl153">
    <w:name w:val="xl153"/>
    <w:basedOn w:val="a1"/>
    <w:rsid w:val="002B67BA"/>
    <w:pPr>
      <w:pBdr>
        <w:left w:val="single" w:sz="8" w:space="0" w:color="auto"/>
      </w:pBdr>
      <w:spacing w:before="100" w:beforeAutospacing="1" w:after="100" w:afterAutospacing="1"/>
    </w:pPr>
    <w:rPr>
      <w:sz w:val="24"/>
      <w:szCs w:val="24"/>
    </w:rPr>
  </w:style>
  <w:style w:type="paragraph" w:customStyle="1" w:styleId="xl154">
    <w:name w:val="xl154"/>
    <w:basedOn w:val="a1"/>
    <w:rsid w:val="002B67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sz w:val="24"/>
      <w:szCs w:val="24"/>
    </w:rPr>
  </w:style>
  <w:style w:type="paragraph" w:customStyle="1" w:styleId="xl155">
    <w:name w:val="xl155"/>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56">
    <w:name w:val="xl156"/>
    <w:basedOn w:val="a1"/>
    <w:rsid w:val="002B67BA"/>
    <w:pPr>
      <w:pBdr>
        <w:top w:val="single" w:sz="8" w:space="0" w:color="auto"/>
        <w:bottom w:val="single" w:sz="8" w:space="0" w:color="auto"/>
      </w:pBdr>
      <w:spacing w:before="100" w:beforeAutospacing="1" w:after="100" w:afterAutospacing="1"/>
      <w:jc w:val="center"/>
      <w:textAlignment w:val="center"/>
    </w:pPr>
    <w:rPr>
      <w:sz w:val="24"/>
      <w:szCs w:val="24"/>
    </w:rPr>
  </w:style>
  <w:style w:type="paragraph" w:customStyle="1" w:styleId="xl157">
    <w:name w:val="xl157"/>
    <w:basedOn w:val="a1"/>
    <w:rsid w:val="002B67BA"/>
    <w:pPr>
      <w:pBdr>
        <w:top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58">
    <w:name w:val="xl158"/>
    <w:basedOn w:val="a1"/>
    <w:rsid w:val="002B67BA"/>
    <w:pPr>
      <w:pBdr>
        <w:top w:val="single" w:sz="8" w:space="0" w:color="auto"/>
        <w:left w:val="single" w:sz="8" w:space="0" w:color="auto"/>
        <w:right w:val="single" w:sz="8" w:space="0" w:color="auto"/>
      </w:pBdr>
      <w:spacing w:before="100" w:beforeAutospacing="1" w:after="100" w:afterAutospacing="1"/>
      <w:jc w:val="center"/>
    </w:pPr>
    <w:rPr>
      <w:sz w:val="24"/>
      <w:szCs w:val="24"/>
    </w:rPr>
  </w:style>
  <w:style w:type="paragraph" w:customStyle="1" w:styleId="xl159">
    <w:name w:val="xl159"/>
    <w:basedOn w:val="a1"/>
    <w:rsid w:val="002B67BA"/>
    <w:pPr>
      <w:pBdr>
        <w:left w:val="single" w:sz="8" w:space="0" w:color="auto"/>
        <w:right w:val="single" w:sz="8" w:space="0" w:color="auto"/>
      </w:pBdr>
      <w:spacing w:before="100" w:beforeAutospacing="1" w:after="100" w:afterAutospacing="1"/>
      <w:jc w:val="center"/>
    </w:pPr>
    <w:rPr>
      <w:sz w:val="24"/>
      <w:szCs w:val="24"/>
    </w:rPr>
  </w:style>
  <w:style w:type="paragraph" w:customStyle="1" w:styleId="xl160">
    <w:name w:val="xl160"/>
    <w:basedOn w:val="a1"/>
    <w:rsid w:val="002B67BA"/>
    <w:pPr>
      <w:pBdr>
        <w:top w:val="single" w:sz="8" w:space="0" w:color="auto"/>
        <w:left w:val="single" w:sz="8" w:space="0" w:color="auto"/>
      </w:pBdr>
      <w:spacing w:before="100" w:beforeAutospacing="1" w:after="100" w:afterAutospacing="1"/>
      <w:jc w:val="center"/>
      <w:textAlignment w:val="center"/>
    </w:pPr>
    <w:rPr>
      <w:rFonts w:ascii="Arial" w:hAnsi="Arial"/>
      <w:sz w:val="24"/>
      <w:szCs w:val="24"/>
    </w:rPr>
  </w:style>
  <w:style w:type="paragraph" w:customStyle="1" w:styleId="xl161">
    <w:name w:val="xl161"/>
    <w:basedOn w:val="a1"/>
    <w:rsid w:val="002B67BA"/>
    <w:pPr>
      <w:pBdr>
        <w:left w:val="single" w:sz="8" w:space="0" w:color="auto"/>
      </w:pBdr>
      <w:spacing w:before="100" w:beforeAutospacing="1" w:after="100" w:afterAutospacing="1"/>
      <w:jc w:val="center"/>
      <w:textAlignment w:val="center"/>
    </w:pPr>
    <w:rPr>
      <w:rFonts w:ascii="Arial" w:hAnsi="Arial"/>
      <w:sz w:val="24"/>
      <w:szCs w:val="24"/>
    </w:rPr>
  </w:style>
  <w:style w:type="paragraph" w:customStyle="1" w:styleId="xl162">
    <w:name w:val="xl162"/>
    <w:basedOn w:val="a1"/>
    <w:rsid w:val="002B67BA"/>
    <w:pPr>
      <w:pBdr>
        <w:left w:val="single" w:sz="8" w:space="0" w:color="auto"/>
        <w:bottom w:val="single" w:sz="8" w:space="0" w:color="auto"/>
      </w:pBdr>
      <w:spacing w:before="100" w:beforeAutospacing="1" w:after="100" w:afterAutospacing="1"/>
      <w:jc w:val="center"/>
      <w:textAlignment w:val="center"/>
    </w:pPr>
    <w:rPr>
      <w:rFonts w:ascii="Arial" w:hAnsi="Arial"/>
      <w:sz w:val="24"/>
      <w:szCs w:val="24"/>
    </w:rPr>
  </w:style>
  <w:style w:type="paragraph" w:customStyle="1" w:styleId="xl163">
    <w:name w:val="xl163"/>
    <w:basedOn w:val="a1"/>
    <w:rsid w:val="002B67BA"/>
    <w:pPr>
      <w:pBdr>
        <w:top w:val="single" w:sz="8" w:space="0" w:color="auto"/>
        <w:left w:val="single" w:sz="8" w:space="0" w:color="auto"/>
        <w:bottom w:val="single" w:sz="4" w:space="0" w:color="auto"/>
      </w:pBdr>
      <w:spacing w:before="100" w:beforeAutospacing="1" w:after="100" w:afterAutospacing="1"/>
      <w:jc w:val="center"/>
      <w:textAlignment w:val="center"/>
    </w:pPr>
    <w:rPr>
      <w:sz w:val="24"/>
      <w:szCs w:val="24"/>
    </w:rPr>
  </w:style>
  <w:style w:type="paragraph" w:customStyle="1" w:styleId="xl164">
    <w:name w:val="xl164"/>
    <w:basedOn w:val="a1"/>
    <w:rsid w:val="002B67BA"/>
    <w:pPr>
      <w:pBdr>
        <w:top w:val="single" w:sz="8"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165">
    <w:name w:val="xl165"/>
    <w:basedOn w:val="a1"/>
    <w:rsid w:val="002B67BA"/>
    <w:pPr>
      <w:pBdr>
        <w:left w:val="single" w:sz="8" w:space="0" w:color="auto"/>
        <w:bottom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66">
    <w:name w:val="xl166"/>
    <w:basedOn w:val="a1"/>
    <w:rsid w:val="002B67BA"/>
    <w:pPr>
      <w:spacing w:before="100" w:beforeAutospacing="1" w:after="100" w:afterAutospacing="1"/>
      <w:jc w:val="center"/>
      <w:textAlignment w:val="center"/>
    </w:pPr>
    <w:rPr>
      <w:rFonts w:ascii="Arial" w:hAnsi="Arial"/>
      <w:b/>
      <w:bCs/>
      <w:sz w:val="24"/>
      <w:szCs w:val="24"/>
    </w:rPr>
  </w:style>
  <w:style w:type="paragraph" w:customStyle="1" w:styleId="xl167">
    <w:name w:val="xl167"/>
    <w:basedOn w:val="a1"/>
    <w:rsid w:val="002B67BA"/>
    <w:pPr>
      <w:pBdr>
        <w:top w:val="single" w:sz="8" w:space="0" w:color="auto"/>
        <w:lef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68">
    <w:name w:val="xl168"/>
    <w:basedOn w:val="a1"/>
    <w:rsid w:val="002B67BA"/>
    <w:pPr>
      <w:pBdr>
        <w:left w:val="single" w:sz="8" w:space="0" w:color="auto"/>
        <w:bottom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69">
    <w:name w:val="xl169"/>
    <w:basedOn w:val="a1"/>
    <w:rsid w:val="002B67BA"/>
    <w:pPr>
      <w:pBdr>
        <w:bottom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70">
    <w:name w:val="xl170"/>
    <w:basedOn w:val="a1"/>
    <w:rsid w:val="002B67BA"/>
    <w:pPr>
      <w:pBdr>
        <w:top w:val="single" w:sz="8" w:space="0" w:color="auto"/>
        <w:bottom w:val="single" w:sz="4" w:space="0" w:color="auto"/>
      </w:pBdr>
      <w:spacing w:before="100" w:beforeAutospacing="1" w:after="100" w:afterAutospacing="1"/>
      <w:jc w:val="center"/>
      <w:textAlignment w:val="center"/>
    </w:pPr>
    <w:rPr>
      <w:sz w:val="24"/>
      <w:szCs w:val="24"/>
    </w:rPr>
  </w:style>
  <w:style w:type="paragraph" w:customStyle="1" w:styleId="xl171">
    <w:name w:val="xl171"/>
    <w:basedOn w:val="a1"/>
    <w:rsid w:val="002B67BA"/>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72">
    <w:name w:val="xl172"/>
    <w:basedOn w:val="a1"/>
    <w:rsid w:val="002B67BA"/>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3">
    <w:name w:val="xl173"/>
    <w:basedOn w:val="a1"/>
    <w:rsid w:val="002B67BA"/>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74">
    <w:name w:val="xl174"/>
    <w:basedOn w:val="a1"/>
    <w:rsid w:val="002B67BA"/>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5">
    <w:name w:val="xl175"/>
    <w:basedOn w:val="a1"/>
    <w:rsid w:val="002B67BA"/>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sz w:val="24"/>
      <w:szCs w:val="24"/>
    </w:rPr>
  </w:style>
  <w:style w:type="paragraph" w:customStyle="1" w:styleId="xl176">
    <w:name w:val="xl176"/>
    <w:basedOn w:val="a1"/>
    <w:rsid w:val="002B67BA"/>
    <w:pPr>
      <w:pBdr>
        <w:top w:val="single" w:sz="4" w:space="0" w:color="auto"/>
        <w:bottom w:val="single" w:sz="4"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77">
    <w:name w:val="xl177"/>
    <w:basedOn w:val="a1"/>
    <w:rsid w:val="002B67BA"/>
    <w:pPr>
      <w:pBdr>
        <w:top w:val="single" w:sz="8"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78">
    <w:name w:val="xl178"/>
    <w:basedOn w:val="a1"/>
    <w:rsid w:val="002B67BA"/>
    <w:pPr>
      <w:pBdr>
        <w:top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79">
    <w:name w:val="xl179"/>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80">
    <w:name w:val="xl180"/>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81">
    <w:name w:val="xl181"/>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82">
    <w:name w:val="xl182"/>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183">
    <w:name w:val="xl183"/>
    <w:basedOn w:val="a1"/>
    <w:rsid w:val="002B67BA"/>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84">
    <w:name w:val="xl184"/>
    <w:basedOn w:val="a1"/>
    <w:rsid w:val="002B67BA"/>
    <w:pPr>
      <w:pBdr>
        <w:top w:val="single" w:sz="8" w:space="0" w:color="auto"/>
        <w:bottom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85">
    <w:name w:val="xl185"/>
    <w:basedOn w:val="a1"/>
    <w:rsid w:val="002B67BA"/>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86">
    <w:name w:val="xl186"/>
    <w:basedOn w:val="a1"/>
    <w:rsid w:val="002B67BA"/>
    <w:pPr>
      <w:pBdr>
        <w:top w:val="single" w:sz="4" w:space="0" w:color="auto"/>
        <w:left w:val="single" w:sz="8" w:space="0" w:color="auto"/>
        <w:bottom w:val="single" w:sz="4" w:space="0" w:color="auto"/>
      </w:pBdr>
      <w:spacing w:before="100" w:beforeAutospacing="1" w:after="100" w:afterAutospacing="1"/>
      <w:jc w:val="center"/>
      <w:textAlignment w:val="center"/>
    </w:pPr>
    <w:rPr>
      <w:sz w:val="24"/>
      <w:szCs w:val="24"/>
    </w:rPr>
  </w:style>
  <w:style w:type="paragraph" w:customStyle="1" w:styleId="xl187">
    <w:name w:val="xl187"/>
    <w:basedOn w:val="a1"/>
    <w:rsid w:val="002B67BA"/>
    <w:pPr>
      <w:pBdr>
        <w:bottom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88">
    <w:name w:val="xl188"/>
    <w:basedOn w:val="a1"/>
    <w:rsid w:val="002B67BA"/>
    <w:pPr>
      <w:pBdr>
        <w:bottom w:val="single" w:sz="8" w:space="0" w:color="auto"/>
        <w:right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89">
    <w:name w:val="xl189"/>
    <w:basedOn w:val="a1"/>
    <w:rsid w:val="002B67BA"/>
    <w:pPr>
      <w:pBdr>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90">
    <w:name w:val="xl190"/>
    <w:basedOn w:val="a1"/>
    <w:rsid w:val="002B67BA"/>
    <w:pPr>
      <w:pBdr>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191">
    <w:name w:val="xl191"/>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92">
    <w:name w:val="xl192"/>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i/>
      <w:iCs/>
      <w:sz w:val="24"/>
      <w:szCs w:val="24"/>
    </w:rPr>
  </w:style>
  <w:style w:type="paragraph" w:customStyle="1" w:styleId="xl193">
    <w:name w:val="xl193"/>
    <w:basedOn w:val="a1"/>
    <w:rsid w:val="002B67BA"/>
    <w:pPr>
      <w:pBdr>
        <w:left w:val="single" w:sz="8" w:space="0" w:color="auto"/>
        <w:right w:val="single" w:sz="8" w:space="0" w:color="auto"/>
      </w:pBdr>
      <w:spacing w:before="100" w:beforeAutospacing="1" w:after="100" w:afterAutospacing="1"/>
      <w:jc w:val="center"/>
      <w:textAlignment w:val="center"/>
    </w:pPr>
    <w:rPr>
      <w:rFonts w:ascii="Arial" w:hAnsi="Arial"/>
      <w:b/>
      <w:bCs/>
      <w:i/>
      <w:iCs/>
      <w:sz w:val="24"/>
      <w:szCs w:val="24"/>
    </w:rPr>
  </w:style>
  <w:style w:type="paragraph" w:customStyle="1" w:styleId="xl194">
    <w:name w:val="xl194"/>
    <w:basedOn w:val="a1"/>
    <w:rsid w:val="002B67BA"/>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95">
    <w:name w:val="xl195"/>
    <w:basedOn w:val="a1"/>
    <w:rsid w:val="002B67BA"/>
    <w:pPr>
      <w:pBdr>
        <w:top w:val="single" w:sz="8" w:space="0" w:color="auto"/>
        <w:bottom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96">
    <w:name w:val="xl196"/>
    <w:basedOn w:val="a1"/>
    <w:rsid w:val="002B67BA"/>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4"/>
      <w:szCs w:val="24"/>
    </w:rPr>
  </w:style>
  <w:style w:type="paragraph" w:customStyle="1" w:styleId="xl197">
    <w:name w:val="xl197"/>
    <w:basedOn w:val="a1"/>
    <w:rsid w:val="002B67BA"/>
    <w:pPr>
      <w:pBdr>
        <w:top w:val="single" w:sz="8" w:space="0" w:color="auto"/>
        <w:left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98">
    <w:name w:val="xl198"/>
    <w:basedOn w:val="a1"/>
    <w:rsid w:val="002B67BA"/>
    <w:pPr>
      <w:pBdr>
        <w:left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199">
    <w:name w:val="xl199"/>
    <w:basedOn w:val="a1"/>
    <w:rsid w:val="002B67BA"/>
    <w:pPr>
      <w:pBdr>
        <w:top w:val="single" w:sz="4" w:space="0" w:color="auto"/>
        <w:bottom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200">
    <w:name w:val="xl200"/>
    <w:basedOn w:val="a1"/>
    <w:rsid w:val="002B67BA"/>
    <w:pPr>
      <w:pBdr>
        <w:left w:val="single" w:sz="8" w:space="0" w:color="auto"/>
        <w:bottom w:val="single" w:sz="4" w:space="0" w:color="auto"/>
      </w:pBdr>
      <w:spacing w:before="100" w:beforeAutospacing="1" w:after="100" w:afterAutospacing="1"/>
      <w:jc w:val="center"/>
      <w:textAlignment w:val="center"/>
    </w:pPr>
    <w:rPr>
      <w:sz w:val="24"/>
      <w:szCs w:val="24"/>
    </w:rPr>
  </w:style>
  <w:style w:type="paragraph" w:customStyle="1" w:styleId="xl201">
    <w:name w:val="xl201"/>
    <w:basedOn w:val="a1"/>
    <w:rsid w:val="002B67BA"/>
    <w:pPr>
      <w:pBdr>
        <w:top w:val="single" w:sz="8" w:space="0" w:color="auto"/>
        <w:bottom w:val="single" w:sz="8" w:space="0" w:color="auto"/>
        <w:right w:val="single" w:sz="8" w:space="0" w:color="auto"/>
      </w:pBdr>
      <w:spacing w:before="100" w:beforeAutospacing="1" w:after="100" w:afterAutospacing="1"/>
      <w:jc w:val="center"/>
      <w:textAlignment w:val="center"/>
    </w:pPr>
    <w:rPr>
      <w:sz w:val="24"/>
      <w:szCs w:val="24"/>
    </w:rPr>
  </w:style>
  <w:style w:type="paragraph" w:customStyle="1" w:styleId="xl202">
    <w:name w:val="xl202"/>
    <w:basedOn w:val="a1"/>
    <w:rsid w:val="002B67BA"/>
    <w:pPr>
      <w:pBdr>
        <w:top w:val="single" w:sz="8" w:space="0" w:color="auto"/>
        <w:left w:val="single" w:sz="8" w:space="0" w:color="auto"/>
        <w:bottom w:val="single" w:sz="8" w:space="0" w:color="auto"/>
      </w:pBdr>
      <w:spacing w:before="100" w:beforeAutospacing="1" w:after="100" w:afterAutospacing="1"/>
      <w:jc w:val="center"/>
    </w:pPr>
    <w:rPr>
      <w:rFonts w:ascii="Arial" w:hAnsi="Arial"/>
      <w:color w:val="0000FF"/>
      <w:sz w:val="24"/>
      <w:szCs w:val="24"/>
    </w:rPr>
  </w:style>
  <w:style w:type="paragraph" w:customStyle="1" w:styleId="xl203">
    <w:name w:val="xl203"/>
    <w:basedOn w:val="a1"/>
    <w:rsid w:val="002B67BA"/>
    <w:pPr>
      <w:pBdr>
        <w:top w:val="single" w:sz="8" w:space="0" w:color="auto"/>
        <w:bottom w:val="single" w:sz="8" w:space="0" w:color="auto"/>
        <w:right w:val="single" w:sz="8" w:space="0" w:color="auto"/>
      </w:pBdr>
      <w:spacing w:before="100" w:beforeAutospacing="1" w:after="100" w:afterAutospacing="1"/>
      <w:jc w:val="center"/>
    </w:pPr>
    <w:rPr>
      <w:rFonts w:ascii="Arial" w:hAnsi="Arial"/>
      <w:color w:val="0000FF"/>
      <w:sz w:val="24"/>
      <w:szCs w:val="24"/>
    </w:rPr>
  </w:style>
  <w:style w:type="paragraph" w:customStyle="1" w:styleId="xl204">
    <w:name w:val="xl204"/>
    <w:basedOn w:val="a1"/>
    <w:rsid w:val="002B67BA"/>
    <w:pPr>
      <w:pBdr>
        <w:top w:val="single" w:sz="8" w:space="0" w:color="auto"/>
        <w:left w:val="single" w:sz="8" w:space="0" w:color="auto"/>
        <w:bottom w:val="single" w:sz="8" w:space="0" w:color="auto"/>
      </w:pBdr>
      <w:spacing w:before="100" w:beforeAutospacing="1" w:after="100" w:afterAutospacing="1"/>
      <w:jc w:val="center"/>
    </w:pPr>
    <w:rPr>
      <w:rFonts w:ascii="Arial" w:hAnsi="Arial"/>
      <w:color w:val="0000FF"/>
      <w:sz w:val="24"/>
      <w:szCs w:val="24"/>
    </w:rPr>
  </w:style>
  <w:style w:type="paragraph" w:customStyle="1" w:styleId="xl205">
    <w:name w:val="xl205"/>
    <w:basedOn w:val="a1"/>
    <w:rsid w:val="002B67BA"/>
    <w:pPr>
      <w:pBdr>
        <w:top w:val="single" w:sz="8" w:space="0" w:color="auto"/>
        <w:bottom w:val="single" w:sz="8" w:space="0" w:color="auto"/>
        <w:right w:val="single" w:sz="8" w:space="0" w:color="auto"/>
      </w:pBdr>
      <w:spacing w:before="100" w:beforeAutospacing="1" w:after="100" w:afterAutospacing="1"/>
      <w:jc w:val="center"/>
    </w:pPr>
    <w:rPr>
      <w:rFonts w:ascii="Arial" w:hAnsi="Arial"/>
      <w:color w:val="0000FF"/>
      <w:sz w:val="24"/>
      <w:szCs w:val="24"/>
    </w:rPr>
  </w:style>
  <w:style w:type="paragraph" w:customStyle="1" w:styleId="xl206">
    <w:name w:val="xl206"/>
    <w:basedOn w:val="a1"/>
    <w:rsid w:val="002B67BA"/>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sz w:val="24"/>
      <w:szCs w:val="24"/>
    </w:rPr>
  </w:style>
  <w:style w:type="paragraph" w:customStyle="1" w:styleId="xl207">
    <w:name w:val="xl207"/>
    <w:basedOn w:val="a1"/>
    <w:rsid w:val="002B67BA"/>
    <w:pPr>
      <w:pBdr>
        <w:top w:val="single" w:sz="8" w:space="0" w:color="auto"/>
        <w:bottom w:val="single" w:sz="8" w:space="0" w:color="auto"/>
      </w:pBdr>
      <w:spacing w:before="100" w:beforeAutospacing="1" w:after="100" w:afterAutospacing="1"/>
      <w:jc w:val="center"/>
      <w:textAlignment w:val="center"/>
    </w:pPr>
    <w:rPr>
      <w:rFonts w:ascii="Arial" w:hAnsi="Arial"/>
      <w:sz w:val="24"/>
      <w:szCs w:val="24"/>
    </w:rPr>
  </w:style>
  <w:style w:type="paragraph" w:customStyle="1" w:styleId="xl208">
    <w:name w:val="xl208"/>
    <w:basedOn w:val="a1"/>
    <w:rsid w:val="002B67BA"/>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sz w:val="24"/>
      <w:szCs w:val="24"/>
    </w:rPr>
  </w:style>
  <w:style w:type="paragraph" w:customStyle="1" w:styleId="xl209">
    <w:name w:val="xl209"/>
    <w:basedOn w:val="a1"/>
    <w:rsid w:val="002B67BA"/>
    <w:pPr>
      <w:pBdr>
        <w:top w:val="single" w:sz="4" w:space="0" w:color="auto"/>
        <w:left w:val="single" w:sz="4" w:space="0" w:color="auto"/>
      </w:pBdr>
      <w:spacing w:before="100" w:beforeAutospacing="1" w:after="100" w:afterAutospacing="1"/>
      <w:jc w:val="center"/>
      <w:textAlignment w:val="center"/>
    </w:pPr>
    <w:rPr>
      <w:sz w:val="24"/>
      <w:szCs w:val="24"/>
    </w:rPr>
  </w:style>
  <w:style w:type="paragraph" w:customStyle="1" w:styleId="xl210">
    <w:name w:val="xl210"/>
    <w:basedOn w:val="a1"/>
    <w:rsid w:val="002B67BA"/>
    <w:pPr>
      <w:pBdr>
        <w:top w:val="single" w:sz="4" w:space="0" w:color="auto"/>
        <w:right w:val="single" w:sz="8" w:space="0" w:color="auto"/>
      </w:pBdr>
      <w:spacing w:before="100" w:beforeAutospacing="1" w:after="100" w:afterAutospacing="1"/>
      <w:jc w:val="center"/>
      <w:textAlignment w:val="center"/>
    </w:pPr>
    <w:rPr>
      <w:sz w:val="24"/>
      <w:szCs w:val="24"/>
    </w:rPr>
  </w:style>
  <w:style w:type="paragraph" w:customStyle="1" w:styleId="xl211">
    <w:name w:val="xl211"/>
    <w:basedOn w:val="a1"/>
    <w:rsid w:val="002B67BA"/>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12">
    <w:name w:val="xl212"/>
    <w:basedOn w:val="a1"/>
    <w:rsid w:val="002B67BA"/>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213">
    <w:name w:val="xl213"/>
    <w:basedOn w:val="a1"/>
    <w:rsid w:val="002B67BA"/>
    <w:pPr>
      <w:pBdr>
        <w:top w:val="single" w:sz="4" w:space="0" w:color="auto"/>
        <w:bottom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214">
    <w:name w:val="xl214"/>
    <w:basedOn w:val="a1"/>
    <w:rsid w:val="002B67BA"/>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b/>
      <w:bCs/>
      <w:sz w:val="24"/>
      <w:szCs w:val="24"/>
    </w:rPr>
  </w:style>
  <w:style w:type="paragraph" w:customStyle="1" w:styleId="xl215">
    <w:name w:val="xl215"/>
    <w:basedOn w:val="a1"/>
    <w:rsid w:val="002B67BA"/>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216">
    <w:name w:val="xl216"/>
    <w:basedOn w:val="a1"/>
    <w:rsid w:val="002B67BA"/>
    <w:pPr>
      <w:pBdr>
        <w:top w:val="single" w:sz="8" w:space="0" w:color="auto"/>
        <w:bottom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217">
    <w:name w:val="xl217"/>
    <w:basedOn w:val="a1"/>
    <w:rsid w:val="002B67BA"/>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 w:val="22"/>
      <w:szCs w:val="22"/>
    </w:rPr>
  </w:style>
  <w:style w:type="paragraph" w:customStyle="1" w:styleId="xl119">
    <w:name w:val="xl119"/>
    <w:basedOn w:val="a1"/>
    <w:rsid w:val="002B67B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Arial" w:hAnsi="Arial" w:cs="Arial"/>
      <w:sz w:val="24"/>
      <w:szCs w:val="24"/>
    </w:rPr>
  </w:style>
  <w:style w:type="paragraph" w:customStyle="1" w:styleId="affffa">
    <w:name w:val="Знак Знак Знак Знак Знак Знак Знак Знак Знак Знак Знак Знак Знак Знак Знак Знак Знак Знак Знак"/>
    <w:basedOn w:val="a1"/>
    <w:rsid w:val="002B67BA"/>
    <w:rPr>
      <w:rFonts w:ascii="Verdana" w:hAnsi="Verdana" w:cs="Verdana"/>
      <w:lang w:val="en-US" w:eastAsia="en-US"/>
    </w:rPr>
  </w:style>
  <w:style w:type="paragraph" w:customStyle="1" w:styleId="affffb">
    <w:name w:val="Знак Знак Знак Знак Знак Знак Знак Знак Знак Знак Знак Знак"/>
    <w:basedOn w:val="a1"/>
    <w:rsid w:val="002B67BA"/>
    <w:rPr>
      <w:rFonts w:ascii="Verdana" w:hAnsi="Verdana" w:cs="Verdana"/>
      <w:lang w:val="en-US" w:eastAsia="en-US"/>
    </w:rPr>
  </w:style>
  <w:style w:type="paragraph" w:customStyle="1" w:styleId="CharChar7">
    <w:name w:val="Char Знак Знак Char Знак Знак Знак Знак Знак Знак Знак Знак Знак Знак Знак Знак Знак Знак Знак Знак"/>
    <w:basedOn w:val="a1"/>
    <w:rsid w:val="002B67BA"/>
    <w:rPr>
      <w:rFonts w:ascii="Verdana" w:hAnsi="Verdana" w:cs="Verdana"/>
      <w:lang w:val="en-US" w:eastAsia="en-US"/>
    </w:rPr>
  </w:style>
  <w:style w:type="paragraph" w:customStyle="1" w:styleId="CharChar14">
    <w:name w:val="Char Знак Знак Char Знак Знак Знак Знак Знак Знак Знак Знак Знак Знак Знак Знак Знак Знак Знак Знак Знак Знак1 Знак"/>
    <w:basedOn w:val="a1"/>
    <w:rsid w:val="002B67BA"/>
    <w:rPr>
      <w:rFonts w:ascii="Verdana" w:hAnsi="Verdana" w:cs="Verdana"/>
      <w:lang w:val="en-US" w:eastAsia="en-US"/>
    </w:rPr>
  </w:style>
  <w:style w:type="numbering" w:customStyle="1" w:styleId="a0">
    <w:name w:val="Стиль многоуровневый"/>
    <w:basedOn w:val="a5"/>
    <w:rsid w:val="002B67BA"/>
    <w:pPr>
      <w:numPr>
        <w:numId w:val="3"/>
      </w:numPr>
    </w:pPr>
  </w:style>
  <w:style w:type="paragraph" w:customStyle="1" w:styleId="1fd">
    <w:name w:val="Знак Знак Знак Знак Знак Знак Знак Знак Знак Знак Знак Знак Знак Знак1 Знак"/>
    <w:basedOn w:val="a1"/>
    <w:rsid w:val="002B67BA"/>
    <w:rPr>
      <w:rFonts w:ascii="Verdana" w:hAnsi="Verdana" w:cs="Verdana"/>
      <w:lang w:val="en-US" w:eastAsia="en-US"/>
    </w:rPr>
  </w:style>
  <w:style w:type="paragraph" w:customStyle="1" w:styleId="2f1">
    <w:name w:val="Знак2"/>
    <w:basedOn w:val="a1"/>
    <w:rsid w:val="002B67BA"/>
    <w:rPr>
      <w:rFonts w:ascii="Verdana" w:hAnsi="Verdana" w:cs="Verdana"/>
      <w:lang w:val="en-US" w:eastAsia="en-US"/>
    </w:rPr>
  </w:style>
  <w:style w:type="character" w:customStyle="1" w:styleId="hps">
    <w:name w:val="hps"/>
    <w:rsid w:val="002B67BA"/>
  </w:style>
  <w:style w:type="paragraph" w:customStyle="1" w:styleId="font5">
    <w:name w:val="font5"/>
    <w:basedOn w:val="a1"/>
    <w:rsid w:val="002B67BA"/>
    <w:pPr>
      <w:spacing w:before="100" w:beforeAutospacing="1" w:after="100" w:afterAutospacing="1"/>
    </w:pPr>
    <w:rPr>
      <w:sz w:val="18"/>
      <w:szCs w:val="18"/>
      <w:lang w:val="uk-UA" w:eastAsia="uk-UA"/>
    </w:rPr>
  </w:style>
  <w:style w:type="paragraph" w:customStyle="1" w:styleId="CharChar110">
    <w:name w:val="Char Знак Знак Char Знак Знак Знак Знак Знак Знак Знак Знак Знак Знак Знак Знак Знак Знак Знак1 Знак Знак Знак Знак Знак Знак1 Знак Знак Знак Знак Знак Знак Знак Знак Знак Знак Знак Знак Знак Знак Знак Знак Знак Знак"/>
    <w:basedOn w:val="a1"/>
    <w:rsid w:val="002B67BA"/>
    <w:rPr>
      <w:rFonts w:ascii="Verdana" w:hAnsi="Verdana" w:cs="Verdana"/>
      <w:lang w:val="en-US" w:eastAsia="en-US"/>
    </w:rPr>
  </w:style>
  <w:style w:type="table" w:customStyle="1" w:styleId="1fe">
    <w:name w:val="Сетка таблицы1"/>
    <w:basedOn w:val="a4"/>
    <w:next w:val="ac"/>
    <w:uiPriority w:val="59"/>
    <w:rsid w:val="002B67BA"/>
    <w:rPr>
      <w:rFonts w:ascii="Calibri" w:eastAsia="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
    <w:name w:val="Знак Знак Знак Знак Знак Знак Знак Знак Знак1 Знак Знак Знак Знак Знак Знак Знак Знак Знак"/>
    <w:basedOn w:val="a1"/>
    <w:rsid w:val="00DE0F8C"/>
    <w:rPr>
      <w:rFonts w:ascii="Verdana" w:hAnsi="Verdana" w:cs="Verdana"/>
      <w:lang w:val="en-US" w:eastAsia="en-US"/>
    </w:rPr>
  </w:style>
  <w:style w:type="paragraph" w:customStyle="1" w:styleId="1ff0">
    <w:name w:val="Знак Знак Знак Знак Знак1"/>
    <w:basedOn w:val="a1"/>
    <w:rsid w:val="00DE0F8C"/>
    <w:rPr>
      <w:rFonts w:ascii="Verdana" w:hAnsi="Verdana" w:cs="Verdana"/>
      <w:lang w:val="en-US" w:eastAsia="en-US"/>
    </w:rPr>
  </w:style>
  <w:style w:type="paragraph" w:customStyle="1" w:styleId="1ff1">
    <w:name w:val="Знак Знак Знак Знак Знак1 Знак Знак Знак Знак Знак Знак"/>
    <w:basedOn w:val="a1"/>
    <w:rsid w:val="00DE0F8C"/>
    <w:rPr>
      <w:rFonts w:ascii="Verdana" w:hAnsi="Verdana" w:cs="Verdana"/>
      <w:lang w:val="en-US" w:eastAsia="en-US"/>
    </w:rPr>
  </w:style>
  <w:style w:type="paragraph" w:customStyle="1" w:styleId="1ff2">
    <w:name w:val="Знак Знак Знак Знак Знак1 Знак Знак Знак Знак Знак Знак Знак Знак Знак Знак"/>
    <w:basedOn w:val="a1"/>
    <w:rsid w:val="00DE0F8C"/>
    <w:rPr>
      <w:rFonts w:ascii="Verdana" w:hAnsi="Verdana" w:cs="Verdana"/>
      <w:lang w:val="en-US" w:eastAsia="en-US"/>
    </w:rPr>
  </w:style>
  <w:style w:type="paragraph" w:customStyle="1" w:styleId="Revision1">
    <w:name w:val="Revision1"/>
    <w:hidden/>
    <w:uiPriority w:val="99"/>
    <w:semiHidden/>
    <w:rsid w:val="00DE0F8C"/>
    <w:rPr>
      <w:lang w:val="ru-RU" w:eastAsia="ru-RU"/>
    </w:rPr>
  </w:style>
  <w:style w:type="paragraph" w:customStyle="1" w:styleId="1ff3">
    <w:name w:val="Знак Знак Знак Знак Знак1 Знак Знак Знак Знак Знак Знак Знак Знак Знак Знак Знак Знак Знак"/>
    <w:basedOn w:val="a1"/>
    <w:rsid w:val="00DE0F8C"/>
    <w:rPr>
      <w:rFonts w:ascii="Verdana" w:hAnsi="Verdana" w:cs="Verdana"/>
      <w:lang w:val="en-US" w:eastAsia="en-US"/>
    </w:rPr>
  </w:style>
  <w:style w:type="paragraph" w:customStyle="1" w:styleId="1ff4">
    <w:name w:val="Знак Знак Знак Знак1"/>
    <w:basedOn w:val="a1"/>
    <w:rsid w:val="00DE0F8C"/>
    <w:rPr>
      <w:rFonts w:ascii="Verdana" w:hAnsi="Verdana" w:cs="Verdana"/>
      <w:lang w:val="en-US" w:eastAsia="en-US"/>
    </w:rPr>
  </w:style>
  <w:style w:type="character" w:customStyle="1" w:styleId="3f">
    <w:name w:val="Знак Знак3"/>
    <w:rsid w:val="00DE0F8C"/>
    <w:rPr>
      <w:sz w:val="28"/>
      <w:lang w:val="uk-UA" w:eastAsia="ru-RU" w:bidi="ar-SA"/>
    </w:rPr>
  </w:style>
  <w:style w:type="paragraph" w:customStyle="1" w:styleId="1ff5">
    <w:name w:val="Знак Знак Знак Знак Знак Знак Знак Знак Знак1 Знак Знак Знак Знак Знак Знак Знак Знак Знак Знак Знак Знак"/>
    <w:basedOn w:val="a1"/>
    <w:rsid w:val="00DE0F8C"/>
    <w:rPr>
      <w:rFonts w:ascii="Verdana" w:hAnsi="Verdana" w:cs="Verdana"/>
      <w:lang w:val="en-US" w:eastAsia="en-US"/>
    </w:rPr>
  </w:style>
  <w:style w:type="paragraph" w:customStyle="1" w:styleId="affffc">
    <w:name w:val="Знак Знак Знак Знак Знак Знак Знак Знак Знак Знак"/>
    <w:basedOn w:val="a1"/>
    <w:rsid w:val="00192B0B"/>
    <w:rPr>
      <w:rFonts w:ascii="Verdana" w:hAnsi="Verdana" w:cs="Verdana"/>
      <w:lang w:val="en-US" w:eastAsia="en-US"/>
    </w:rPr>
  </w:style>
  <w:style w:type="character" w:customStyle="1" w:styleId="1ff6">
    <w:name w:val="Основной текст1"/>
    <w:rsid w:val="00192B0B"/>
    <w:rPr>
      <w:rFonts w:ascii="Arial Narrow" w:eastAsia="Arial Narrow" w:hAnsi="Arial Narrow" w:cs="Arial Narrow"/>
      <w:b w:val="0"/>
      <w:bCs w:val="0"/>
      <w:i w:val="0"/>
      <w:iCs w:val="0"/>
      <w:smallCaps w:val="0"/>
      <w:strike w:val="0"/>
      <w:color w:val="000000"/>
      <w:spacing w:val="2"/>
      <w:w w:val="100"/>
      <w:position w:val="0"/>
      <w:sz w:val="14"/>
      <w:szCs w:val="14"/>
      <w:u w:val="none"/>
      <w:shd w:val="clear" w:color="auto" w:fill="FFFFFF"/>
      <w:lang w:val="uk-UA"/>
    </w:rPr>
  </w:style>
  <w:style w:type="paragraph" w:customStyle="1" w:styleId="Default">
    <w:name w:val="Default"/>
    <w:rsid w:val="00A02C25"/>
    <w:pPr>
      <w:autoSpaceDE w:val="0"/>
      <w:autoSpaceDN w:val="0"/>
      <w:adjustRightInd w:val="0"/>
    </w:pPr>
    <w:rPr>
      <w:color w:val="000000"/>
      <w:sz w:val="24"/>
      <w:szCs w:val="24"/>
      <w:lang w:val="uk-UA" w:eastAsia="uk-UA"/>
    </w:rPr>
  </w:style>
  <w:style w:type="paragraph" w:customStyle="1" w:styleId="1ff7">
    <w:name w:val="Знак Знак Знак Знак Знак Знак Знак Знак Знак1 Знак Знак Знак Знак Знак Знак Знак Знак Знак Знак Знак"/>
    <w:basedOn w:val="a1"/>
    <w:rsid w:val="0059114A"/>
    <w:rPr>
      <w:rFonts w:ascii="Verdana" w:hAnsi="Verdana" w:cs="Verdana"/>
      <w:lang w:val="en-US" w:eastAsia="en-US"/>
    </w:rPr>
  </w:style>
  <w:style w:type="paragraph" w:customStyle="1" w:styleId="1ff8">
    <w:name w:val="Знак Знак Знак Знак Знак Знак Знак Знак Знак1 Знак Знак Знак Знак Знак Знак Знак Знак Знак Знак Знак"/>
    <w:basedOn w:val="a1"/>
    <w:rsid w:val="004F3A92"/>
    <w:rPr>
      <w:rFonts w:ascii="Verdana" w:hAnsi="Verdana" w:cs="Verdana"/>
      <w:lang w:val="en-US" w:eastAsia="en-US"/>
    </w:rPr>
  </w:style>
  <w:style w:type="paragraph" w:customStyle="1" w:styleId="contactslabel">
    <w:name w:val="contacts__label"/>
    <w:basedOn w:val="a1"/>
    <w:rsid w:val="00487730"/>
    <w:pPr>
      <w:spacing w:before="100" w:beforeAutospacing="1" w:after="100" w:afterAutospacing="1"/>
    </w:pPr>
    <w:rPr>
      <w:sz w:val="24"/>
      <w:szCs w:val="24"/>
      <w:lang w:val="uk-UA" w:eastAsia="uk-UA"/>
    </w:rPr>
  </w:style>
  <w:style w:type="character" w:customStyle="1" w:styleId="fontstyle01">
    <w:name w:val="fontstyle01"/>
    <w:rsid w:val="000F1F20"/>
    <w:rPr>
      <w:rFonts w:ascii="TimesNewRomanPS-BoldMT" w:hAnsi="TimesNewRomanPS-BoldMT" w:hint="default"/>
      <w:b/>
      <w:bCs/>
      <w:i w:val="0"/>
      <w:iCs w:val="0"/>
      <w:color w:val="000000"/>
      <w:sz w:val="32"/>
      <w:szCs w:val="32"/>
    </w:rPr>
  </w:style>
  <w:style w:type="paragraph" w:styleId="affffd">
    <w:name w:val="No Spacing"/>
    <w:uiPriority w:val="1"/>
    <w:qFormat/>
    <w:rsid w:val="000F1F20"/>
    <w:rPr>
      <w:rFonts w:asciiTheme="minorHAnsi" w:eastAsiaTheme="minorHAnsi" w:hAnsiTheme="minorHAnsi" w:cstheme="minorBidi"/>
      <w:sz w:val="22"/>
      <w:szCs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10764">
      <w:bodyDiv w:val="1"/>
      <w:marLeft w:val="0"/>
      <w:marRight w:val="0"/>
      <w:marTop w:val="0"/>
      <w:marBottom w:val="0"/>
      <w:divBdr>
        <w:top w:val="none" w:sz="0" w:space="0" w:color="auto"/>
        <w:left w:val="none" w:sz="0" w:space="0" w:color="auto"/>
        <w:bottom w:val="none" w:sz="0" w:space="0" w:color="auto"/>
        <w:right w:val="none" w:sz="0" w:space="0" w:color="auto"/>
      </w:divBdr>
    </w:div>
    <w:div w:id="92557796">
      <w:bodyDiv w:val="1"/>
      <w:marLeft w:val="0"/>
      <w:marRight w:val="0"/>
      <w:marTop w:val="0"/>
      <w:marBottom w:val="0"/>
      <w:divBdr>
        <w:top w:val="none" w:sz="0" w:space="0" w:color="auto"/>
        <w:left w:val="none" w:sz="0" w:space="0" w:color="auto"/>
        <w:bottom w:val="none" w:sz="0" w:space="0" w:color="auto"/>
        <w:right w:val="none" w:sz="0" w:space="0" w:color="auto"/>
      </w:divBdr>
    </w:div>
    <w:div w:id="158623567">
      <w:bodyDiv w:val="1"/>
      <w:marLeft w:val="0"/>
      <w:marRight w:val="0"/>
      <w:marTop w:val="0"/>
      <w:marBottom w:val="0"/>
      <w:divBdr>
        <w:top w:val="none" w:sz="0" w:space="0" w:color="auto"/>
        <w:left w:val="none" w:sz="0" w:space="0" w:color="auto"/>
        <w:bottom w:val="none" w:sz="0" w:space="0" w:color="auto"/>
        <w:right w:val="none" w:sz="0" w:space="0" w:color="auto"/>
      </w:divBdr>
    </w:div>
    <w:div w:id="465509403">
      <w:bodyDiv w:val="1"/>
      <w:marLeft w:val="0"/>
      <w:marRight w:val="0"/>
      <w:marTop w:val="0"/>
      <w:marBottom w:val="0"/>
      <w:divBdr>
        <w:top w:val="none" w:sz="0" w:space="0" w:color="auto"/>
        <w:left w:val="none" w:sz="0" w:space="0" w:color="auto"/>
        <w:bottom w:val="none" w:sz="0" w:space="0" w:color="auto"/>
        <w:right w:val="none" w:sz="0" w:space="0" w:color="auto"/>
      </w:divBdr>
    </w:div>
    <w:div w:id="741106302">
      <w:bodyDiv w:val="1"/>
      <w:marLeft w:val="0"/>
      <w:marRight w:val="0"/>
      <w:marTop w:val="0"/>
      <w:marBottom w:val="0"/>
      <w:divBdr>
        <w:top w:val="none" w:sz="0" w:space="0" w:color="auto"/>
        <w:left w:val="none" w:sz="0" w:space="0" w:color="auto"/>
        <w:bottom w:val="none" w:sz="0" w:space="0" w:color="auto"/>
        <w:right w:val="none" w:sz="0" w:space="0" w:color="auto"/>
      </w:divBdr>
    </w:div>
    <w:div w:id="946700009">
      <w:bodyDiv w:val="1"/>
      <w:marLeft w:val="0"/>
      <w:marRight w:val="0"/>
      <w:marTop w:val="0"/>
      <w:marBottom w:val="0"/>
      <w:divBdr>
        <w:top w:val="none" w:sz="0" w:space="0" w:color="auto"/>
        <w:left w:val="none" w:sz="0" w:space="0" w:color="auto"/>
        <w:bottom w:val="none" w:sz="0" w:space="0" w:color="auto"/>
        <w:right w:val="none" w:sz="0" w:space="0" w:color="auto"/>
      </w:divBdr>
    </w:div>
    <w:div w:id="1064598179">
      <w:bodyDiv w:val="1"/>
      <w:marLeft w:val="0"/>
      <w:marRight w:val="0"/>
      <w:marTop w:val="0"/>
      <w:marBottom w:val="0"/>
      <w:divBdr>
        <w:top w:val="none" w:sz="0" w:space="0" w:color="auto"/>
        <w:left w:val="none" w:sz="0" w:space="0" w:color="auto"/>
        <w:bottom w:val="none" w:sz="0" w:space="0" w:color="auto"/>
        <w:right w:val="none" w:sz="0" w:space="0" w:color="auto"/>
      </w:divBdr>
    </w:div>
    <w:div w:id="1168397743">
      <w:bodyDiv w:val="1"/>
      <w:marLeft w:val="0"/>
      <w:marRight w:val="0"/>
      <w:marTop w:val="0"/>
      <w:marBottom w:val="0"/>
      <w:divBdr>
        <w:top w:val="none" w:sz="0" w:space="0" w:color="auto"/>
        <w:left w:val="none" w:sz="0" w:space="0" w:color="auto"/>
        <w:bottom w:val="none" w:sz="0" w:space="0" w:color="auto"/>
        <w:right w:val="none" w:sz="0" w:space="0" w:color="auto"/>
      </w:divBdr>
    </w:div>
    <w:div w:id="1217396909">
      <w:bodyDiv w:val="1"/>
      <w:marLeft w:val="0"/>
      <w:marRight w:val="0"/>
      <w:marTop w:val="0"/>
      <w:marBottom w:val="0"/>
      <w:divBdr>
        <w:top w:val="none" w:sz="0" w:space="0" w:color="auto"/>
        <w:left w:val="none" w:sz="0" w:space="0" w:color="auto"/>
        <w:bottom w:val="none" w:sz="0" w:space="0" w:color="auto"/>
        <w:right w:val="none" w:sz="0" w:space="0" w:color="auto"/>
      </w:divBdr>
    </w:div>
    <w:div w:id="1389375753">
      <w:bodyDiv w:val="1"/>
      <w:marLeft w:val="0"/>
      <w:marRight w:val="0"/>
      <w:marTop w:val="0"/>
      <w:marBottom w:val="0"/>
      <w:divBdr>
        <w:top w:val="none" w:sz="0" w:space="0" w:color="auto"/>
        <w:left w:val="none" w:sz="0" w:space="0" w:color="auto"/>
        <w:bottom w:val="none" w:sz="0" w:space="0" w:color="auto"/>
        <w:right w:val="none" w:sz="0" w:space="0" w:color="auto"/>
      </w:divBdr>
    </w:div>
    <w:div w:id="1545827905">
      <w:bodyDiv w:val="1"/>
      <w:marLeft w:val="0"/>
      <w:marRight w:val="0"/>
      <w:marTop w:val="0"/>
      <w:marBottom w:val="0"/>
      <w:divBdr>
        <w:top w:val="none" w:sz="0" w:space="0" w:color="auto"/>
        <w:left w:val="none" w:sz="0" w:space="0" w:color="auto"/>
        <w:bottom w:val="none" w:sz="0" w:space="0" w:color="auto"/>
        <w:right w:val="none" w:sz="0" w:space="0" w:color="auto"/>
      </w:divBdr>
    </w:div>
    <w:div w:id="203615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bank.gov.ua/ua/consumer-protection" TargetMode="External"/><Relationship Id="rId18" Type="http://schemas.openxmlformats.org/officeDocument/2006/relationships/hyperlink" Target="tel:(044)%20350-01-33"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oschadbank.ua/ua/callback" TargetMode="External"/><Relationship Id="rId17" Type="http://schemas.openxmlformats.org/officeDocument/2006/relationships/hyperlink" Target="tel:0-800-210-800"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mailto:contact-centre@oschadbank.ua" TargetMode="External"/><Relationship Id="rId20" Type="http://schemas.openxmlformats.org/officeDocument/2006/relationships/hyperlink" Target="tel:(044)%20247-84-1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ns@oschadbank.ua"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oschadbank.ua"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hyperlink" Target="https://ips.ligazakon.net/document/T124765?an=1" TargetMode="External"/><Relationship Id="rId19" Type="http://schemas.openxmlformats.org/officeDocument/2006/relationships/hyperlink" Target="tel:(044)%20363-01-33" TargetMode="External"/><Relationship Id="rId4" Type="http://schemas.openxmlformats.org/officeDocument/2006/relationships/settings" Target="settings.xml"/><Relationship Id="rId9" Type="http://schemas.openxmlformats.org/officeDocument/2006/relationships/hyperlink" Target="https://zakon.rada.gov.ua/laws/show/1734-19" TargetMode="External"/><Relationship Id="rId14" Type="http://schemas.openxmlformats.org/officeDocument/2006/relationships/hyperlink" Target="https://www.oschadbank.ua/pro-porjadok-i-proceduru-zahystu-personalnyh-danyh"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D3D958-4300-4E3D-980B-91775DD9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93133</Words>
  <Characters>53086</Characters>
  <Application>Microsoft Office Word</Application>
  <DocSecurity>0</DocSecurity>
  <Lines>442</Lines>
  <Paragraphs>291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vt:lpstr>
      <vt:lpstr>Додаток</vt:lpstr>
    </vt:vector>
  </TitlesOfParts>
  <Company>"Oschadny Bank of Ukraine", JSC</Company>
  <LinksUpToDate>false</LinksUpToDate>
  <CharactersWithSpaces>145928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dc:title>
  <dc:subject/>
  <dc:creator>ДРБ</dc:creator>
  <cp:keywords/>
  <cp:lastModifiedBy>Кулінець Олексій Олексійович</cp:lastModifiedBy>
  <cp:revision>1</cp:revision>
  <cp:lastPrinted>2017-10-06T12:03:00Z</cp:lastPrinted>
  <dcterms:created xsi:type="dcterms:W3CDTF">2026-06-24T17:19:00Z</dcterms:created>
  <dcterms:modified xsi:type="dcterms:W3CDTF">2026-06-24T17:19:00Z</dcterms:modified>
</cp:coreProperties>
</file>